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A2E27A" w14:textId="77777777" w:rsidR="00A0542F" w:rsidRDefault="00A0542F" w:rsidP="00553DBC">
      <w:pPr>
        <w:pStyle w:val="Zptenadresa"/>
        <w:framePr w:w="8590" w:h="964" w:hSpace="0" w:vSpace="0" w:wrap="notBeside" w:vAnchor="text" w:hAnchor="page" w:x="1985" w:y="1"/>
        <w:pBdr>
          <w:bottom w:val="single" w:sz="8" w:space="1" w:color="007AC2"/>
        </w:pBdr>
        <w:spacing w:line="240" w:lineRule="auto"/>
        <w:jc w:val="center"/>
        <w:rPr>
          <w:rFonts w:eastAsiaTheme="minorHAnsi"/>
        </w:rPr>
      </w:pPr>
      <w:r>
        <w:rPr>
          <w:rFonts w:eastAsiaTheme="minorHAnsi"/>
        </w:rPr>
        <w:br w:type="page"/>
      </w:r>
      <w:r>
        <w:rPr>
          <w:noProof/>
          <w:lang w:val="en-US"/>
        </w:rPr>
        <w:drawing>
          <wp:inline distT="0" distB="0" distL="0" distR="0" wp14:anchorId="280AA5EC" wp14:editId="3B8C2354">
            <wp:extent cx="893135" cy="678524"/>
            <wp:effectExtent l="0" t="0" r="2540" b="7620"/>
            <wp:docPr id="1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CVU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712" cy="68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3CFB" w14:textId="77777777" w:rsidR="00A0542F" w:rsidRDefault="00A0542F" w:rsidP="00553DBC">
      <w:pPr>
        <w:pStyle w:val="Zptenadresa"/>
        <w:framePr w:w="8590" w:h="964" w:hSpace="0" w:vSpace="0" w:wrap="notBeside" w:vAnchor="text" w:hAnchor="page" w:x="1985" w:y="1"/>
        <w:pBdr>
          <w:bottom w:val="single" w:sz="8" w:space="1" w:color="007AC2"/>
        </w:pBdr>
        <w:spacing w:line="240" w:lineRule="auto"/>
        <w:jc w:val="center"/>
        <w:rPr>
          <w:rFonts w:cs="Arial"/>
          <w:b/>
          <w:sz w:val="24"/>
          <w:szCs w:val="24"/>
        </w:rPr>
      </w:pPr>
    </w:p>
    <w:p w14:paraId="234B6125" w14:textId="77777777" w:rsidR="00A0542F" w:rsidRPr="00B7146D" w:rsidRDefault="00A0542F" w:rsidP="00553DBC">
      <w:pPr>
        <w:pStyle w:val="Zptenadresa"/>
        <w:framePr w:w="8590" w:h="964" w:hSpace="0" w:vSpace="0" w:wrap="notBeside" w:vAnchor="text" w:hAnchor="page" w:x="1985" w:y="1"/>
        <w:pBdr>
          <w:bottom w:val="single" w:sz="8" w:space="1" w:color="007AC2"/>
        </w:pBdr>
        <w:spacing w:line="240" w:lineRule="auto"/>
        <w:jc w:val="center"/>
        <w:rPr>
          <w:rFonts w:asciiTheme="minorHAnsi" w:hAnsiTheme="minorHAnsi" w:cs="Arial"/>
          <w:b/>
          <w:sz w:val="24"/>
          <w:szCs w:val="24"/>
        </w:rPr>
      </w:pPr>
      <w:r w:rsidRPr="00B7146D">
        <w:rPr>
          <w:rFonts w:asciiTheme="minorHAnsi" w:hAnsiTheme="minorHAnsi" w:cs="Arial"/>
          <w:b/>
          <w:sz w:val="24"/>
          <w:szCs w:val="24"/>
        </w:rPr>
        <w:t>ČESKÉ VYSOKÉ UČENÍ TECHNICKÉ V PRAZE</w:t>
      </w:r>
    </w:p>
    <w:p w14:paraId="1DDA9AF1" w14:textId="77777777" w:rsidR="00A0542F" w:rsidRPr="00B7146D" w:rsidRDefault="00A0542F" w:rsidP="00553DBC">
      <w:pPr>
        <w:pStyle w:val="Zptenadresa"/>
        <w:framePr w:w="8590" w:h="964" w:hSpace="0" w:vSpace="0" w:wrap="notBeside" w:vAnchor="text" w:hAnchor="page" w:x="1985" w:y="1"/>
        <w:spacing w:line="240" w:lineRule="auto"/>
        <w:jc w:val="center"/>
        <w:rPr>
          <w:rFonts w:asciiTheme="minorHAnsi" w:hAnsiTheme="minorHAnsi" w:cs="Arial"/>
          <w:b/>
          <w:sz w:val="20"/>
        </w:rPr>
      </w:pPr>
      <w:r w:rsidRPr="00B7146D">
        <w:rPr>
          <w:rFonts w:asciiTheme="minorHAnsi" w:hAnsiTheme="minorHAnsi" w:cs="Arial"/>
          <w:b/>
          <w:sz w:val="20"/>
        </w:rPr>
        <w:t>Fakulta elektrotechnická</w:t>
      </w:r>
    </w:p>
    <w:p w14:paraId="6676C280" w14:textId="0D951380" w:rsidR="00A0542F" w:rsidRPr="00B7146D" w:rsidRDefault="00A0542F" w:rsidP="00553DBC">
      <w:pPr>
        <w:pStyle w:val="Zptenadresa"/>
        <w:framePr w:w="8590" w:h="964" w:hSpace="0" w:vSpace="0" w:wrap="notBeside" w:vAnchor="text" w:hAnchor="page" w:x="1985" w:y="1"/>
        <w:spacing w:line="240" w:lineRule="auto"/>
        <w:jc w:val="center"/>
        <w:rPr>
          <w:rFonts w:asciiTheme="minorHAnsi" w:hAnsiTheme="minorHAnsi" w:cs="Arial"/>
          <w:b/>
          <w:sz w:val="20"/>
        </w:rPr>
      </w:pPr>
      <w:r w:rsidRPr="00B7146D">
        <w:rPr>
          <w:rFonts w:asciiTheme="minorHAnsi" w:hAnsiTheme="minorHAnsi" w:cs="Arial"/>
          <w:b/>
          <w:sz w:val="20"/>
        </w:rPr>
        <w:t xml:space="preserve">Katedra ekonomiky, manažerství a </w:t>
      </w:r>
      <w:r w:rsidR="003B1E42" w:rsidRPr="00B7146D">
        <w:rPr>
          <w:rFonts w:asciiTheme="minorHAnsi" w:hAnsiTheme="minorHAnsi" w:cs="Arial"/>
          <w:b/>
          <w:sz w:val="20"/>
        </w:rPr>
        <w:t>humanitních</w:t>
      </w:r>
      <w:r w:rsidRPr="00B7146D">
        <w:rPr>
          <w:rFonts w:asciiTheme="minorHAnsi" w:hAnsiTheme="minorHAnsi" w:cs="Arial"/>
          <w:b/>
          <w:sz w:val="20"/>
        </w:rPr>
        <w:t xml:space="preserve"> věd</w:t>
      </w:r>
    </w:p>
    <w:p w14:paraId="7510961E" w14:textId="77777777" w:rsidR="00A0542F" w:rsidRPr="00B7146D" w:rsidRDefault="00A0542F" w:rsidP="00553DBC">
      <w:pPr>
        <w:pStyle w:val="Zptenadresa"/>
        <w:framePr w:w="8590" w:h="964" w:hSpace="0" w:vSpace="0" w:wrap="notBeside" w:vAnchor="text" w:hAnchor="page" w:x="1985" w:y="1"/>
        <w:spacing w:line="240" w:lineRule="auto"/>
        <w:jc w:val="center"/>
        <w:rPr>
          <w:rFonts w:asciiTheme="minorHAnsi" w:hAnsiTheme="minorHAnsi" w:cs="Arial"/>
          <w:b/>
          <w:sz w:val="20"/>
        </w:rPr>
      </w:pPr>
    </w:p>
    <w:p w14:paraId="185BF323" w14:textId="77777777" w:rsidR="00A0542F" w:rsidRPr="00B7146D" w:rsidRDefault="00A0542F" w:rsidP="00553DBC">
      <w:pPr>
        <w:pStyle w:val="Zptenadresa"/>
        <w:framePr w:w="8590" w:h="964" w:hSpace="0" w:vSpace="0" w:wrap="notBeside" w:vAnchor="text" w:hAnchor="page" w:x="1985" w:y="1"/>
        <w:spacing w:line="240" w:lineRule="auto"/>
        <w:jc w:val="center"/>
        <w:rPr>
          <w:rFonts w:asciiTheme="minorHAnsi" w:hAnsiTheme="minorHAnsi" w:cs="Arial"/>
          <w:b/>
          <w:sz w:val="20"/>
        </w:rPr>
      </w:pPr>
    </w:p>
    <w:p w14:paraId="1A8B5178" w14:textId="77777777" w:rsidR="00A0542F" w:rsidRPr="00B7146D" w:rsidRDefault="00A0542F" w:rsidP="00553DBC">
      <w:pPr>
        <w:pStyle w:val="Zptenadresa"/>
        <w:framePr w:w="8590" w:h="964" w:hSpace="0" w:vSpace="0" w:wrap="notBeside" w:vAnchor="text" w:hAnchor="page" w:x="1985" w:y="1"/>
        <w:spacing w:line="240" w:lineRule="auto"/>
        <w:jc w:val="center"/>
        <w:rPr>
          <w:rFonts w:asciiTheme="minorHAnsi" w:hAnsiTheme="minorHAnsi" w:cs="Arial"/>
          <w:b/>
          <w:sz w:val="20"/>
        </w:rPr>
      </w:pPr>
    </w:p>
    <w:p w14:paraId="6DC13492" w14:textId="77777777" w:rsidR="00A0542F" w:rsidRDefault="00A0542F" w:rsidP="00553DBC">
      <w:pPr>
        <w:pStyle w:val="Zptenadresa"/>
        <w:framePr w:w="8590" w:h="964" w:hSpace="0" w:vSpace="0" w:wrap="notBeside" w:vAnchor="text" w:hAnchor="page" w:x="1985" w:y="1"/>
        <w:spacing w:line="240" w:lineRule="auto"/>
        <w:jc w:val="center"/>
        <w:rPr>
          <w:rFonts w:ascii="Times New Roman" w:hAnsi="Times New Roman"/>
          <w:sz w:val="20"/>
        </w:rPr>
      </w:pPr>
    </w:p>
    <w:p w14:paraId="13632CF5" w14:textId="77777777" w:rsidR="00A0542F" w:rsidRDefault="00A0542F" w:rsidP="00553DBC">
      <w:pPr>
        <w:pStyle w:val="Nzev"/>
      </w:pPr>
    </w:p>
    <w:p w14:paraId="5EC06282" w14:textId="46EC53A2" w:rsidR="00A0542F" w:rsidRPr="00B7146D" w:rsidRDefault="00A0542F" w:rsidP="00553DBC">
      <w:pPr>
        <w:pStyle w:val="Nzev"/>
        <w:jc w:val="center"/>
        <w:rPr>
          <w:rFonts w:asciiTheme="minorHAnsi" w:hAnsiTheme="minorHAnsi"/>
          <w:sz w:val="44"/>
          <w:szCs w:val="44"/>
        </w:rPr>
      </w:pPr>
      <w:r w:rsidRPr="00A0542F">
        <w:rPr>
          <w:rFonts w:asciiTheme="minorHAnsi" w:hAnsiTheme="minorHAnsi"/>
          <w:sz w:val="44"/>
          <w:szCs w:val="44"/>
        </w:rPr>
        <w:t>Realizace osvětlení akvária</w:t>
      </w:r>
    </w:p>
    <w:p w14:paraId="158FF536" w14:textId="4DE443A7" w:rsidR="00A0542F" w:rsidRDefault="00A0542F" w:rsidP="00553DBC">
      <w:pPr>
        <w:spacing w:after="0" w:line="240" w:lineRule="auto"/>
        <w:jc w:val="center"/>
        <w:rPr>
          <w:sz w:val="44"/>
          <w:szCs w:val="44"/>
        </w:rPr>
      </w:pPr>
      <w:r>
        <w:rPr>
          <w:sz w:val="44"/>
          <w:szCs w:val="44"/>
        </w:rPr>
        <w:t>Akvarium Light D</w:t>
      </w:r>
      <w:r w:rsidRPr="00A0542F">
        <w:rPr>
          <w:sz w:val="44"/>
          <w:szCs w:val="44"/>
        </w:rPr>
        <w:t>esign</w:t>
      </w:r>
    </w:p>
    <w:p w14:paraId="4EBEE63E" w14:textId="77777777" w:rsidR="00A0542F" w:rsidRDefault="00A0542F" w:rsidP="00553DBC">
      <w:pPr>
        <w:spacing w:after="0" w:line="240" w:lineRule="auto"/>
        <w:jc w:val="center"/>
        <w:rPr>
          <w:sz w:val="44"/>
          <w:szCs w:val="44"/>
        </w:rPr>
      </w:pPr>
    </w:p>
    <w:p w14:paraId="71B5911C" w14:textId="77777777" w:rsidR="00553DBC" w:rsidRDefault="00553DBC" w:rsidP="00553DBC">
      <w:pPr>
        <w:spacing w:after="0" w:line="240" w:lineRule="auto"/>
        <w:jc w:val="center"/>
        <w:rPr>
          <w:sz w:val="44"/>
          <w:szCs w:val="44"/>
        </w:rPr>
      </w:pPr>
    </w:p>
    <w:p w14:paraId="5D8CDF13" w14:textId="77777777" w:rsidR="00553DBC" w:rsidRPr="00B7146D" w:rsidRDefault="00553DBC" w:rsidP="00553DBC">
      <w:pPr>
        <w:spacing w:after="0" w:line="240" w:lineRule="auto"/>
        <w:jc w:val="center"/>
        <w:rPr>
          <w:sz w:val="44"/>
          <w:szCs w:val="44"/>
        </w:rPr>
      </w:pPr>
    </w:p>
    <w:p w14:paraId="0C93B942" w14:textId="77777777" w:rsidR="00A0542F" w:rsidRPr="00B7146D" w:rsidRDefault="00A0542F" w:rsidP="00553DBC">
      <w:pPr>
        <w:spacing w:after="0" w:line="240" w:lineRule="auto"/>
        <w:jc w:val="center"/>
        <w:rPr>
          <w:sz w:val="24"/>
          <w:szCs w:val="24"/>
        </w:rPr>
      </w:pPr>
      <w:r w:rsidRPr="00B7146D">
        <w:rPr>
          <w:sz w:val="24"/>
          <w:szCs w:val="24"/>
        </w:rPr>
        <w:t>Individuální projekt</w:t>
      </w:r>
    </w:p>
    <w:p w14:paraId="1A36DF90" w14:textId="77777777" w:rsidR="00A0542F" w:rsidRPr="00B7146D" w:rsidRDefault="00A0542F" w:rsidP="00553DBC">
      <w:pPr>
        <w:spacing w:after="0" w:line="240" w:lineRule="auto"/>
        <w:jc w:val="center"/>
        <w:rPr>
          <w:szCs w:val="24"/>
        </w:rPr>
      </w:pPr>
    </w:p>
    <w:p w14:paraId="462B4ED6" w14:textId="77777777" w:rsidR="00A0542F" w:rsidRPr="00B7146D" w:rsidRDefault="00A0542F" w:rsidP="00553DBC">
      <w:pPr>
        <w:spacing w:after="0" w:line="240" w:lineRule="auto"/>
        <w:jc w:val="center"/>
        <w:rPr>
          <w:szCs w:val="24"/>
        </w:rPr>
      </w:pPr>
    </w:p>
    <w:p w14:paraId="067C3213" w14:textId="77777777" w:rsidR="00A0542F" w:rsidRPr="00B7146D" w:rsidRDefault="00A0542F" w:rsidP="00553DBC">
      <w:pPr>
        <w:spacing w:after="0" w:line="240" w:lineRule="auto"/>
        <w:jc w:val="center"/>
        <w:rPr>
          <w:szCs w:val="24"/>
        </w:rPr>
      </w:pPr>
    </w:p>
    <w:p w14:paraId="6599BD92" w14:textId="77777777" w:rsidR="00A0542F" w:rsidRPr="00B7146D" w:rsidRDefault="00A0542F" w:rsidP="00553DBC">
      <w:pPr>
        <w:spacing w:after="0" w:line="240" w:lineRule="auto"/>
        <w:jc w:val="center"/>
        <w:rPr>
          <w:szCs w:val="24"/>
        </w:rPr>
      </w:pPr>
    </w:p>
    <w:p w14:paraId="560A6C7E" w14:textId="77777777" w:rsidR="00A0542F" w:rsidRDefault="00A0542F" w:rsidP="00553DBC">
      <w:pPr>
        <w:spacing w:after="0" w:line="240" w:lineRule="auto"/>
        <w:jc w:val="center"/>
        <w:rPr>
          <w:szCs w:val="24"/>
        </w:rPr>
      </w:pPr>
    </w:p>
    <w:p w14:paraId="22E4A1E5" w14:textId="77777777" w:rsidR="003B1E42" w:rsidRPr="00B7146D" w:rsidRDefault="003B1E42" w:rsidP="00553DBC">
      <w:pPr>
        <w:spacing w:after="0" w:line="240" w:lineRule="auto"/>
        <w:jc w:val="center"/>
        <w:rPr>
          <w:szCs w:val="24"/>
        </w:rPr>
      </w:pPr>
    </w:p>
    <w:p w14:paraId="68F11189" w14:textId="77777777" w:rsidR="00A0542F" w:rsidRDefault="00A0542F" w:rsidP="00553DBC">
      <w:pPr>
        <w:spacing w:after="0" w:line="240" w:lineRule="auto"/>
        <w:jc w:val="center"/>
        <w:rPr>
          <w:szCs w:val="24"/>
        </w:rPr>
      </w:pPr>
    </w:p>
    <w:p w14:paraId="54905FE0" w14:textId="77777777" w:rsidR="00553DBC" w:rsidRDefault="00553DBC" w:rsidP="00553DBC">
      <w:pPr>
        <w:spacing w:after="0" w:line="240" w:lineRule="auto"/>
        <w:jc w:val="center"/>
        <w:rPr>
          <w:szCs w:val="24"/>
        </w:rPr>
      </w:pPr>
    </w:p>
    <w:p w14:paraId="41BAEC7E" w14:textId="77777777" w:rsidR="00553DBC" w:rsidRDefault="00553DBC" w:rsidP="00553DBC">
      <w:pPr>
        <w:spacing w:after="0" w:line="240" w:lineRule="auto"/>
        <w:jc w:val="center"/>
        <w:rPr>
          <w:szCs w:val="24"/>
        </w:rPr>
      </w:pPr>
    </w:p>
    <w:p w14:paraId="0056B825" w14:textId="77777777" w:rsidR="00553DBC" w:rsidRDefault="00553DBC" w:rsidP="00553DBC">
      <w:pPr>
        <w:spacing w:after="0" w:line="240" w:lineRule="auto"/>
        <w:jc w:val="center"/>
        <w:rPr>
          <w:szCs w:val="24"/>
        </w:rPr>
      </w:pPr>
    </w:p>
    <w:p w14:paraId="35A5C18F" w14:textId="77777777" w:rsidR="00553DBC" w:rsidRDefault="00553DBC" w:rsidP="00553DBC">
      <w:pPr>
        <w:spacing w:after="0" w:line="240" w:lineRule="auto"/>
        <w:jc w:val="center"/>
        <w:rPr>
          <w:szCs w:val="24"/>
        </w:rPr>
      </w:pPr>
    </w:p>
    <w:p w14:paraId="3B0F68A1" w14:textId="77777777" w:rsidR="00553DBC" w:rsidRDefault="00553DBC" w:rsidP="00553DBC">
      <w:pPr>
        <w:spacing w:after="0" w:line="240" w:lineRule="auto"/>
        <w:jc w:val="center"/>
        <w:rPr>
          <w:szCs w:val="24"/>
        </w:rPr>
      </w:pPr>
    </w:p>
    <w:p w14:paraId="592DAD92" w14:textId="77777777" w:rsidR="00553DBC" w:rsidRDefault="00553DBC" w:rsidP="00553DBC">
      <w:pPr>
        <w:spacing w:after="0" w:line="240" w:lineRule="auto"/>
        <w:jc w:val="center"/>
        <w:rPr>
          <w:szCs w:val="24"/>
        </w:rPr>
      </w:pPr>
    </w:p>
    <w:p w14:paraId="32FF4D2B" w14:textId="77777777" w:rsidR="00553DBC" w:rsidRDefault="00553DBC" w:rsidP="00553DBC">
      <w:pPr>
        <w:spacing w:after="0" w:line="240" w:lineRule="auto"/>
        <w:jc w:val="center"/>
        <w:rPr>
          <w:szCs w:val="24"/>
        </w:rPr>
      </w:pPr>
    </w:p>
    <w:p w14:paraId="4644A369" w14:textId="77777777" w:rsidR="00553DBC" w:rsidRDefault="00553DBC" w:rsidP="00553DBC">
      <w:pPr>
        <w:spacing w:after="0" w:line="240" w:lineRule="auto"/>
        <w:jc w:val="center"/>
        <w:rPr>
          <w:szCs w:val="24"/>
        </w:rPr>
      </w:pPr>
    </w:p>
    <w:p w14:paraId="631A1A7E" w14:textId="0D7BABB5" w:rsidR="00A245DC" w:rsidRPr="00B7146D" w:rsidRDefault="00A245DC" w:rsidP="00A245DC">
      <w:pPr>
        <w:spacing w:after="0" w:line="240" w:lineRule="auto"/>
        <w:jc w:val="center"/>
        <w:rPr>
          <w:szCs w:val="24"/>
        </w:rPr>
      </w:pPr>
    </w:p>
    <w:p w14:paraId="033AA6F7" w14:textId="77777777" w:rsidR="00A0542F" w:rsidRPr="00B7146D" w:rsidRDefault="00A0542F" w:rsidP="00553DBC">
      <w:pPr>
        <w:spacing w:after="0" w:line="240" w:lineRule="auto"/>
        <w:jc w:val="center"/>
        <w:rPr>
          <w:szCs w:val="24"/>
        </w:rPr>
      </w:pPr>
    </w:p>
    <w:p w14:paraId="7C23FE4F" w14:textId="77777777" w:rsidR="00A0542F" w:rsidRPr="00B7146D" w:rsidRDefault="00A0542F" w:rsidP="00553DBC">
      <w:pPr>
        <w:spacing w:after="0" w:line="240" w:lineRule="auto"/>
        <w:rPr>
          <w:sz w:val="24"/>
          <w:szCs w:val="24"/>
        </w:rPr>
      </w:pPr>
      <w:r w:rsidRPr="00B7146D">
        <w:rPr>
          <w:sz w:val="24"/>
          <w:szCs w:val="24"/>
        </w:rPr>
        <w:t xml:space="preserve">Studijní program: </w:t>
      </w:r>
      <w:r w:rsidRPr="00B7146D">
        <w:rPr>
          <w:sz w:val="24"/>
          <w:szCs w:val="24"/>
        </w:rPr>
        <w:tab/>
        <w:t>Elektrotechnika, energetika a management</w:t>
      </w:r>
    </w:p>
    <w:p w14:paraId="0BE01FD4" w14:textId="3E633EF5" w:rsidR="00A0542F" w:rsidRDefault="00A0542F" w:rsidP="00553DBC">
      <w:pPr>
        <w:spacing w:after="0" w:line="240" w:lineRule="auto"/>
        <w:rPr>
          <w:sz w:val="24"/>
          <w:szCs w:val="24"/>
        </w:rPr>
      </w:pPr>
      <w:r w:rsidRPr="00B7146D">
        <w:rPr>
          <w:sz w:val="24"/>
          <w:szCs w:val="24"/>
        </w:rPr>
        <w:t>Název předmětu</w:t>
      </w:r>
      <w:r w:rsidRPr="00B7146D">
        <w:rPr>
          <w:sz w:val="24"/>
          <w:szCs w:val="24"/>
          <w:lang w:val="en-GB"/>
        </w:rPr>
        <w:t>:</w:t>
      </w:r>
      <w:r w:rsidRPr="00B7146D">
        <w:rPr>
          <w:sz w:val="24"/>
          <w:szCs w:val="24"/>
          <w:lang w:val="en-GB"/>
        </w:rPr>
        <w:tab/>
      </w:r>
      <w:r>
        <w:rPr>
          <w:rFonts w:ascii="Calibri" w:hAnsi="Calibri"/>
          <w:color w:val="000000"/>
        </w:rPr>
        <w:t>A1B13IND</w:t>
      </w:r>
    </w:p>
    <w:p w14:paraId="01AA4327" w14:textId="5130F5C5" w:rsidR="00A0542F" w:rsidRPr="00B7146D" w:rsidRDefault="00A0542F" w:rsidP="00553DBC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Vedoucí práce:</w:t>
      </w:r>
      <w:r>
        <w:rPr>
          <w:sz w:val="24"/>
          <w:szCs w:val="24"/>
        </w:rPr>
        <w:tab/>
        <w:t xml:space="preserve">Ing. </w:t>
      </w:r>
      <w:r w:rsidRPr="00A0542F">
        <w:rPr>
          <w:sz w:val="24"/>
          <w:szCs w:val="24"/>
        </w:rPr>
        <w:t>Brejcha Michal, Ph.D.</w:t>
      </w:r>
    </w:p>
    <w:p w14:paraId="7BDEE257" w14:textId="77777777" w:rsidR="00A0542F" w:rsidRPr="00B7146D" w:rsidRDefault="00A0542F" w:rsidP="00553DBC">
      <w:pPr>
        <w:spacing w:after="0" w:line="240" w:lineRule="auto"/>
        <w:jc w:val="center"/>
        <w:rPr>
          <w:b/>
          <w:szCs w:val="24"/>
        </w:rPr>
      </w:pPr>
    </w:p>
    <w:p w14:paraId="309E2622" w14:textId="77777777" w:rsidR="00A0542F" w:rsidRPr="00B7146D" w:rsidRDefault="00A0542F" w:rsidP="00553DBC">
      <w:pPr>
        <w:spacing w:after="0" w:line="240" w:lineRule="auto"/>
        <w:jc w:val="center"/>
        <w:rPr>
          <w:b/>
          <w:szCs w:val="24"/>
        </w:rPr>
      </w:pPr>
    </w:p>
    <w:p w14:paraId="6120FC18" w14:textId="03AB918A" w:rsidR="00A0542F" w:rsidRPr="00B7146D" w:rsidRDefault="00A0542F" w:rsidP="00553DBC">
      <w:pPr>
        <w:framePr w:w="8575" w:h="661" w:wrap="notBeside" w:vAnchor="text" w:hAnchor="page" w:x="1996" w:y="-167" w:anchorLock="1"/>
        <w:pBdr>
          <w:bottom w:val="single" w:sz="8" w:space="1" w:color="007AC2"/>
        </w:pBdr>
        <w:spacing w:after="0" w:line="240" w:lineRule="auto"/>
        <w:jc w:val="center"/>
        <w:rPr>
          <w:b/>
          <w:sz w:val="24"/>
          <w:szCs w:val="24"/>
        </w:rPr>
      </w:pPr>
      <w:r w:rsidRPr="00B7146D">
        <w:rPr>
          <w:b/>
          <w:sz w:val="24"/>
          <w:szCs w:val="24"/>
        </w:rPr>
        <w:t>Zpracova</w:t>
      </w:r>
      <w:bookmarkStart w:id="0" w:name="_GoBack"/>
      <w:bookmarkEnd w:id="0"/>
      <w:r w:rsidRPr="00B7146D">
        <w:rPr>
          <w:b/>
          <w:sz w:val="24"/>
          <w:szCs w:val="24"/>
        </w:rPr>
        <w:t>l</w:t>
      </w:r>
      <w:r w:rsidRPr="004A4437">
        <w:rPr>
          <w:b/>
          <w:sz w:val="24"/>
          <w:szCs w:val="24"/>
        </w:rPr>
        <w:t xml:space="preserve">: </w:t>
      </w:r>
      <w:r w:rsidR="003B1E42" w:rsidRPr="004A4437">
        <w:rPr>
          <w:b/>
          <w:sz w:val="24"/>
          <w:szCs w:val="24"/>
        </w:rPr>
        <w:t>Lukáš</w:t>
      </w:r>
      <w:r w:rsidRPr="004A4437">
        <w:rPr>
          <w:b/>
          <w:sz w:val="24"/>
          <w:szCs w:val="24"/>
        </w:rPr>
        <w:t xml:space="preserve"> Pozníček</w:t>
      </w:r>
    </w:p>
    <w:p w14:paraId="55074808" w14:textId="6039D996" w:rsidR="00A0542F" w:rsidRPr="003B1E42" w:rsidRDefault="003B1E42" w:rsidP="00553DBC">
      <w:pPr>
        <w:spacing w:after="0" w:line="240" w:lineRule="auto"/>
        <w:jc w:val="center"/>
        <w:rPr>
          <w:b/>
          <w:sz w:val="24"/>
          <w:szCs w:val="24"/>
        </w:rPr>
      </w:pPr>
      <w:r w:rsidRPr="00B7146D">
        <w:rPr>
          <w:b/>
          <w:sz w:val="24"/>
          <w:szCs w:val="24"/>
        </w:rPr>
        <w:t>Praha 201</w:t>
      </w:r>
      <w:r>
        <w:rPr>
          <w:b/>
          <w:sz w:val="24"/>
          <w:szCs w:val="24"/>
        </w:rPr>
        <w:t>6</w:t>
      </w:r>
      <w:r w:rsidR="00A0542F">
        <w:br w:type="page"/>
      </w:r>
    </w:p>
    <w:p w14:paraId="02826F28" w14:textId="77777777" w:rsidR="00A0542F" w:rsidRPr="003B1E42" w:rsidRDefault="00A0542F" w:rsidP="00A245DC">
      <w:pPr>
        <w:spacing w:after="100" w:afterAutospacing="1" w:line="360" w:lineRule="auto"/>
        <w:jc w:val="center"/>
        <w:rPr>
          <w:sz w:val="44"/>
          <w:szCs w:val="44"/>
        </w:rPr>
      </w:pPr>
      <w:r w:rsidRPr="003B1E42">
        <w:rPr>
          <w:sz w:val="44"/>
          <w:szCs w:val="44"/>
        </w:rPr>
        <w:lastRenderedPageBreak/>
        <w:t>Zadání individuálního projektu</w:t>
      </w:r>
    </w:p>
    <w:p w14:paraId="75A59B40" w14:textId="77777777" w:rsidR="003B1E42" w:rsidRPr="003B1E42" w:rsidRDefault="00A0542F" w:rsidP="00A245DC">
      <w:pPr>
        <w:spacing w:after="100" w:afterAutospacing="1" w:line="360" w:lineRule="auto"/>
        <w:jc w:val="center"/>
        <w:rPr>
          <w:sz w:val="24"/>
        </w:rPr>
      </w:pPr>
      <w:r w:rsidRPr="003B1E42">
        <w:rPr>
          <w:sz w:val="24"/>
        </w:rPr>
        <w:t>Název tématu:</w:t>
      </w:r>
    </w:p>
    <w:p w14:paraId="13D3E63C" w14:textId="77777777" w:rsidR="003B1E42" w:rsidRPr="003B1E42" w:rsidRDefault="003B1E42" w:rsidP="00A245DC">
      <w:pPr>
        <w:pStyle w:val="Nzev"/>
        <w:pBdr>
          <w:bottom w:val="nil"/>
        </w:pBdr>
        <w:spacing w:after="100" w:afterAutospacing="1" w:line="360" w:lineRule="auto"/>
        <w:jc w:val="center"/>
        <w:rPr>
          <w:rFonts w:asciiTheme="minorHAnsi" w:hAnsiTheme="minorHAnsi"/>
          <w:b/>
          <w:sz w:val="28"/>
          <w:szCs w:val="28"/>
        </w:rPr>
      </w:pPr>
      <w:r w:rsidRPr="003B1E42">
        <w:rPr>
          <w:rFonts w:asciiTheme="minorHAnsi" w:hAnsiTheme="minorHAnsi"/>
          <w:b/>
          <w:sz w:val="28"/>
          <w:szCs w:val="28"/>
        </w:rPr>
        <w:t>Realizace osvětlení akvária</w:t>
      </w:r>
    </w:p>
    <w:p w14:paraId="3BF507FD" w14:textId="77777777" w:rsidR="003B1E42" w:rsidRDefault="003B1E42" w:rsidP="00A245DC">
      <w:pPr>
        <w:spacing w:after="100" w:afterAutospacing="1" w:line="360" w:lineRule="auto"/>
        <w:ind w:left="1276" w:hanging="1276"/>
        <w:rPr>
          <w:b/>
        </w:rPr>
      </w:pPr>
    </w:p>
    <w:p w14:paraId="45D6B8D4" w14:textId="34B5D47B" w:rsidR="003B1E42" w:rsidRPr="003B1E42" w:rsidRDefault="003B1E42" w:rsidP="00A245DC">
      <w:pPr>
        <w:spacing w:after="100" w:afterAutospacing="1" w:line="360" w:lineRule="auto"/>
        <w:ind w:left="1276" w:hanging="1276"/>
        <w:rPr>
          <w:sz w:val="24"/>
          <w:szCs w:val="24"/>
        </w:rPr>
      </w:pPr>
      <w:r w:rsidRPr="003B1E42">
        <w:rPr>
          <w:b/>
          <w:sz w:val="24"/>
          <w:szCs w:val="24"/>
        </w:rPr>
        <w:t>Vedoucí</w:t>
      </w:r>
      <w:r w:rsidRPr="003B1E42">
        <w:rPr>
          <w:sz w:val="24"/>
          <w:szCs w:val="24"/>
        </w:rPr>
        <w:t>:</w:t>
      </w:r>
      <w:r w:rsidRPr="003B1E42">
        <w:rPr>
          <w:sz w:val="24"/>
          <w:szCs w:val="24"/>
        </w:rPr>
        <w:tab/>
        <w:t>Ing. Brejcha Michal, Ph.D.</w:t>
      </w:r>
    </w:p>
    <w:p w14:paraId="597D6685" w14:textId="3EA536A5" w:rsidR="003B1E42" w:rsidRPr="003B1E42" w:rsidRDefault="003B1E42" w:rsidP="00A245DC">
      <w:pPr>
        <w:spacing w:after="100" w:afterAutospacing="1" w:line="360" w:lineRule="auto"/>
        <w:ind w:left="1276" w:hanging="1276"/>
        <w:rPr>
          <w:sz w:val="24"/>
          <w:szCs w:val="24"/>
        </w:rPr>
      </w:pPr>
      <w:r w:rsidRPr="003B1E42">
        <w:rPr>
          <w:b/>
          <w:sz w:val="24"/>
          <w:szCs w:val="24"/>
        </w:rPr>
        <w:t>Student</w:t>
      </w:r>
      <w:r w:rsidRPr="003B1E42">
        <w:rPr>
          <w:sz w:val="24"/>
          <w:szCs w:val="24"/>
        </w:rPr>
        <w:t>:</w:t>
      </w:r>
      <w:r w:rsidRPr="003B1E42">
        <w:rPr>
          <w:sz w:val="24"/>
          <w:szCs w:val="24"/>
        </w:rPr>
        <w:tab/>
        <w:t>Lukáš Pozníček</w:t>
      </w:r>
    </w:p>
    <w:p w14:paraId="3AD2DD6D" w14:textId="77777777" w:rsidR="003B1E42" w:rsidRPr="003B1E42" w:rsidRDefault="003B1E42" w:rsidP="00A245DC">
      <w:pPr>
        <w:spacing w:after="100" w:afterAutospacing="1" w:line="360" w:lineRule="auto"/>
        <w:ind w:left="1276" w:hanging="1276"/>
        <w:rPr>
          <w:sz w:val="24"/>
          <w:szCs w:val="24"/>
        </w:rPr>
      </w:pPr>
      <w:r w:rsidRPr="003B1E42">
        <w:rPr>
          <w:b/>
          <w:sz w:val="24"/>
          <w:szCs w:val="24"/>
        </w:rPr>
        <w:t>Katedra:</w:t>
      </w:r>
      <w:r w:rsidRPr="003B1E42">
        <w:rPr>
          <w:sz w:val="24"/>
          <w:szCs w:val="24"/>
        </w:rPr>
        <w:tab/>
        <w:t>Elektrotechnologie K13113</w:t>
      </w:r>
    </w:p>
    <w:p w14:paraId="468561A9" w14:textId="77777777" w:rsidR="003B1E42" w:rsidRPr="003B1E42" w:rsidRDefault="003B1E42" w:rsidP="00A245DC">
      <w:pPr>
        <w:spacing w:after="100" w:afterAutospacing="1" w:line="360" w:lineRule="auto"/>
        <w:rPr>
          <w:b/>
          <w:sz w:val="24"/>
          <w:szCs w:val="24"/>
        </w:rPr>
      </w:pPr>
      <w:r w:rsidRPr="003B1E42">
        <w:rPr>
          <w:b/>
          <w:sz w:val="24"/>
          <w:szCs w:val="24"/>
        </w:rPr>
        <w:t>Zadání:</w:t>
      </w:r>
    </w:p>
    <w:p w14:paraId="060059AE" w14:textId="77777777" w:rsidR="003B1E42" w:rsidRPr="003B1E42" w:rsidRDefault="003B1E42" w:rsidP="00A245DC">
      <w:pPr>
        <w:pStyle w:val="Odstavecseseznamem"/>
        <w:numPr>
          <w:ilvl w:val="0"/>
          <w:numId w:val="9"/>
        </w:numPr>
        <w:suppressAutoHyphens/>
        <w:spacing w:after="100" w:afterAutospacing="1" w:line="360" w:lineRule="auto"/>
        <w:jc w:val="both"/>
        <w:rPr>
          <w:sz w:val="24"/>
          <w:szCs w:val="24"/>
        </w:rPr>
      </w:pPr>
      <w:r w:rsidRPr="003B1E42">
        <w:rPr>
          <w:sz w:val="24"/>
          <w:szCs w:val="24"/>
        </w:rPr>
        <w:t>Zvolte zdroje světla pro akvárium.</w:t>
      </w:r>
    </w:p>
    <w:p w14:paraId="567D0E0C" w14:textId="77777777" w:rsidR="003B1E42" w:rsidRPr="003B1E42" w:rsidRDefault="003B1E42" w:rsidP="00A245DC">
      <w:pPr>
        <w:pStyle w:val="Odstavecseseznamem"/>
        <w:numPr>
          <w:ilvl w:val="0"/>
          <w:numId w:val="9"/>
        </w:numPr>
        <w:suppressAutoHyphens/>
        <w:spacing w:after="100" w:afterAutospacing="1" w:line="360" w:lineRule="auto"/>
        <w:jc w:val="both"/>
        <w:rPr>
          <w:sz w:val="24"/>
          <w:szCs w:val="24"/>
        </w:rPr>
      </w:pPr>
      <w:r w:rsidRPr="003B1E42">
        <w:rPr>
          <w:sz w:val="24"/>
          <w:szCs w:val="24"/>
        </w:rPr>
        <w:t>Seznamte se s platformou ARDUINO a způsobem programování.</w:t>
      </w:r>
    </w:p>
    <w:p w14:paraId="1690D826" w14:textId="77777777" w:rsidR="003B1E42" w:rsidRPr="003B1E42" w:rsidRDefault="003B1E42" w:rsidP="00A245DC">
      <w:pPr>
        <w:pStyle w:val="Odstavecseseznamem"/>
        <w:numPr>
          <w:ilvl w:val="0"/>
          <w:numId w:val="9"/>
        </w:numPr>
        <w:suppressAutoHyphens/>
        <w:spacing w:after="100" w:afterAutospacing="1" w:line="360" w:lineRule="auto"/>
        <w:jc w:val="both"/>
        <w:rPr>
          <w:sz w:val="24"/>
          <w:szCs w:val="24"/>
        </w:rPr>
      </w:pPr>
      <w:r w:rsidRPr="003B1E42">
        <w:rPr>
          <w:sz w:val="24"/>
          <w:szCs w:val="24"/>
        </w:rPr>
        <w:t>Navrhněte konstrukci osvětlení terária a jeho propojení s řídícím modulem.</w:t>
      </w:r>
    </w:p>
    <w:p w14:paraId="4DC0F1F6" w14:textId="77777777" w:rsidR="003B1E42" w:rsidRPr="003B1E42" w:rsidRDefault="003B1E42" w:rsidP="00A245DC">
      <w:pPr>
        <w:pStyle w:val="Odstavecseseznamem"/>
        <w:numPr>
          <w:ilvl w:val="0"/>
          <w:numId w:val="9"/>
        </w:numPr>
        <w:suppressAutoHyphens/>
        <w:spacing w:after="100" w:afterAutospacing="1" w:line="360" w:lineRule="auto"/>
        <w:jc w:val="both"/>
        <w:rPr>
          <w:sz w:val="24"/>
          <w:szCs w:val="24"/>
        </w:rPr>
      </w:pPr>
      <w:r w:rsidRPr="003B1E42">
        <w:rPr>
          <w:sz w:val="24"/>
          <w:szCs w:val="24"/>
        </w:rPr>
        <w:t>Vytvořte program umožňující regulaci osvětlení akvária.</w:t>
      </w:r>
    </w:p>
    <w:p w14:paraId="7E0F4121" w14:textId="77777777" w:rsidR="003B1E42" w:rsidRPr="003B1E42" w:rsidRDefault="003B1E42" w:rsidP="00A245DC">
      <w:pPr>
        <w:spacing w:after="100" w:afterAutospacing="1" w:line="360" w:lineRule="auto"/>
        <w:rPr>
          <w:sz w:val="24"/>
          <w:szCs w:val="24"/>
        </w:rPr>
      </w:pPr>
      <w:r w:rsidRPr="003B1E42">
        <w:rPr>
          <w:b/>
          <w:sz w:val="24"/>
          <w:szCs w:val="24"/>
        </w:rPr>
        <w:t>Literatura:</w:t>
      </w:r>
    </w:p>
    <w:p w14:paraId="2A429C3B" w14:textId="77777777" w:rsidR="003B1E42" w:rsidRPr="003B1E42" w:rsidRDefault="003B1E42" w:rsidP="00A245DC">
      <w:pPr>
        <w:pStyle w:val="Odstavecseseznamem"/>
        <w:numPr>
          <w:ilvl w:val="0"/>
          <w:numId w:val="10"/>
        </w:numPr>
        <w:suppressAutoHyphens/>
        <w:spacing w:after="100" w:afterAutospacing="1" w:line="360" w:lineRule="auto"/>
        <w:rPr>
          <w:sz w:val="24"/>
          <w:szCs w:val="24"/>
        </w:rPr>
      </w:pPr>
      <w:r w:rsidRPr="003B1E42">
        <w:rPr>
          <w:sz w:val="24"/>
          <w:szCs w:val="24"/>
        </w:rPr>
        <w:t xml:space="preserve">HAASZ, Vladimír. </w:t>
      </w:r>
      <w:r w:rsidRPr="003B1E42">
        <w:rPr>
          <w:i/>
          <w:iCs/>
          <w:sz w:val="24"/>
          <w:szCs w:val="24"/>
        </w:rPr>
        <w:t>Elektrická měření: přístroje a metody</w:t>
      </w:r>
      <w:r w:rsidRPr="003B1E42">
        <w:rPr>
          <w:sz w:val="24"/>
          <w:szCs w:val="24"/>
        </w:rPr>
        <w:t>. Vyd. 2. Praha: Vydavatelství ČVUT, 2005, 337 s. ISBN 80-010-2731-7.</w:t>
      </w:r>
    </w:p>
    <w:p w14:paraId="5870460B" w14:textId="77777777" w:rsidR="003B1E42" w:rsidRPr="003B1E42" w:rsidRDefault="003B1E42" w:rsidP="00A245DC">
      <w:pPr>
        <w:pStyle w:val="Odstavecseseznamem"/>
        <w:numPr>
          <w:ilvl w:val="0"/>
          <w:numId w:val="10"/>
        </w:numPr>
        <w:suppressAutoHyphens/>
        <w:spacing w:after="100" w:afterAutospacing="1" w:line="360" w:lineRule="auto"/>
        <w:rPr>
          <w:sz w:val="24"/>
          <w:szCs w:val="24"/>
        </w:rPr>
      </w:pPr>
      <w:r w:rsidRPr="003B1E42">
        <w:rPr>
          <w:sz w:val="24"/>
          <w:szCs w:val="24"/>
        </w:rPr>
        <w:t xml:space="preserve">EVANS, Brian. </w:t>
      </w:r>
      <w:r w:rsidRPr="003B1E42">
        <w:rPr>
          <w:i/>
          <w:iCs/>
          <w:sz w:val="24"/>
          <w:szCs w:val="24"/>
        </w:rPr>
        <w:t>Beginning Arduino programming</w:t>
      </w:r>
      <w:r w:rsidRPr="003B1E42">
        <w:rPr>
          <w:sz w:val="24"/>
          <w:szCs w:val="24"/>
        </w:rPr>
        <w:t>. New York: Distributed to the book trade worldwide by Springer Science Business Media, c2011, xx, 252 p. ISBN 14-302-3777-5.</w:t>
      </w:r>
    </w:p>
    <w:p w14:paraId="663C0031" w14:textId="77777777" w:rsidR="003B1E42" w:rsidRPr="003B1E42" w:rsidRDefault="003B1E42" w:rsidP="00A245DC">
      <w:pPr>
        <w:pStyle w:val="Odstavecseseznamem"/>
        <w:numPr>
          <w:ilvl w:val="0"/>
          <w:numId w:val="10"/>
        </w:numPr>
        <w:suppressAutoHyphens/>
        <w:spacing w:after="100" w:afterAutospacing="1" w:line="360" w:lineRule="auto"/>
        <w:rPr>
          <w:sz w:val="24"/>
          <w:szCs w:val="24"/>
        </w:rPr>
      </w:pPr>
      <w:r w:rsidRPr="003B1E42">
        <w:rPr>
          <w:sz w:val="24"/>
          <w:szCs w:val="24"/>
        </w:rPr>
        <w:t xml:space="preserve">VOBECKÝ, Jan a Vít ZÁHLAVA. </w:t>
      </w:r>
      <w:r w:rsidRPr="003B1E42">
        <w:rPr>
          <w:i/>
          <w:iCs/>
          <w:sz w:val="24"/>
          <w:szCs w:val="24"/>
        </w:rPr>
        <w:t>Elektronika: součástky a obvody, principy a příklady</w:t>
      </w:r>
      <w:r w:rsidRPr="003B1E42">
        <w:rPr>
          <w:sz w:val="24"/>
          <w:szCs w:val="24"/>
        </w:rPr>
        <w:t>. 3., rozš. vyd. Praha: Grada Publishing, 2005, 220 s. ISBN 80-247-1241-5.</w:t>
      </w:r>
    </w:p>
    <w:p w14:paraId="26E03CBB" w14:textId="77777777" w:rsidR="003B1E42" w:rsidRPr="003B1E42" w:rsidRDefault="003B1E42" w:rsidP="00A245DC">
      <w:pPr>
        <w:pStyle w:val="Odstavecseseznamem"/>
        <w:numPr>
          <w:ilvl w:val="0"/>
          <w:numId w:val="10"/>
        </w:numPr>
        <w:suppressAutoHyphens/>
        <w:spacing w:after="100" w:afterAutospacing="1" w:line="360" w:lineRule="auto"/>
        <w:rPr>
          <w:sz w:val="24"/>
          <w:szCs w:val="24"/>
        </w:rPr>
      </w:pPr>
      <w:r w:rsidRPr="003B1E42">
        <w:rPr>
          <w:sz w:val="24"/>
          <w:szCs w:val="24"/>
        </w:rPr>
        <w:t>Další literatura podle pokynů zadavatele</w:t>
      </w:r>
    </w:p>
    <w:p w14:paraId="6BAAD18B" w14:textId="6D41E3FA" w:rsidR="00A0542F" w:rsidRDefault="00A0542F" w:rsidP="00553DBC">
      <w:pPr>
        <w:spacing w:afterLines="160" w:after="384" w:line="360" w:lineRule="auto"/>
        <w:jc w:val="center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19528128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D5D3FC" w14:textId="77777777" w:rsidR="00A26709" w:rsidRPr="00F73AF6" w:rsidRDefault="00A26709" w:rsidP="00DA569B">
          <w:pPr>
            <w:pStyle w:val="Nadpisobsahu"/>
            <w:spacing w:before="0" w:line="360" w:lineRule="auto"/>
            <w:ind w:left="709" w:hanging="709"/>
            <w:rPr>
              <w:szCs w:val="24"/>
            </w:rPr>
          </w:pPr>
          <w:r w:rsidRPr="00F73AF6">
            <w:rPr>
              <w:szCs w:val="24"/>
            </w:rPr>
            <w:t>Obsah</w:t>
          </w:r>
        </w:p>
        <w:p w14:paraId="40528F70" w14:textId="77777777" w:rsidR="007361B5" w:rsidRDefault="00A26709">
          <w:pPr>
            <w:pStyle w:val="Obsah1"/>
            <w:rPr>
              <w:ins w:id="1" w:author="brejcmic" w:date="2016-01-04T13:35:00Z"/>
              <w:rFonts w:eastAsiaTheme="minorEastAsia"/>
              <w:noProof/>
              <w:lang w:val="en-US"/>
            </w:rPr>
          </w:pPr>
          <w:r w:rsidRPr="00F73AF6">
            <w:rPr>
              <w:sz w:val="24"/>
              <w:szCs w:val="24"/>
            </w:rPr>
            <w:fldChar w:fldCharType="begin"/>
          </w:r>
          <w:r w:rsidRPr="00F73AF6">
            <w:rPr>
              <w:sz w:val="24"/>
              <w:szCs w:val="24"/>
            </w:rPr>
            <w:instrText xml:space="preserve"> TOC \o "1-3" \h \z \u </w:instrText>
          </w:r>
          <w:r w:rsidRPr="00F73AF6">
            <w:rPr>
              <w:sz w:val="24"/>
              <w:szCs w:val="24"/>
            </w:rPr>
            <w:fldChar w:fldCharType="separate"/>
          </w:r>
          <w:ins w:id="2" w:author="brejcmic" w:date="2016-01-04T13:35:00Z">
            <w:r w:rsidR="007361B5" w:rsidRPr="00F3651A">
              <w:rPr>
                <w:rStyle w:val="Hypertextovodkaz"/>
                <w:noProof/>
              </w:rPr>
              <w:fldChar w:fldCharType="begin"/>
            </w:r>
            <w:r w:rsidR="007361B5" w:rsidRPr="00F3651A">
              <w:rPr>
                <w:rStyle w:val="Hypertextovodkaz"/>
                <w:noProof/>
              </w:rPr>
              <w:instrText xml:space="preserve"> </w:instrText>
            </w:r>
            <w:r w:rsidR="007361B5">
              <w:rPr>
                <w:noProof/>
              </w:rPr>
              <w:instrText>HYPERLINK \l "_Toc439677858"</w:instrText>
            </w:r>
            <w:r w:rsidR="007361B5" w:rsidRPr="00F3651A">
              <w:rPr>
                <w:rStyle w:val="Hypertextovodkaz"/>
                <w:noProof/>
              </w:rPr>
              <w:instrText xml:space="preserve"> </w:instrText>
            </w:r>
            <w:r w:rsidR="007361B5" w:rsidRPr="00F3651A">
              <w:rPr>
                <w:rStyle w:val="Hypertextovodkaz"/>
                <w:noProof/>
              </w:rPr>
            </w:r>
            <w:r w:rsidR="007361B5" w:rsidRPr="00F3651A">
              <w:rPr>
                <w:rStyle w:val="Hypertextovodkaz"/>
                <w:noProof/>
              </w:rPr>
              <w:fldChar w:fldCharType="separate"/>
            </w:r>
            <w:r w:rsidR="007361B5" w:rsidRPr="00F3651A">
              <w:rPr>
                <w:rStyle w:val="Hypertextovodkaz"/>
                <w:noProof/>
              </w:rPr>
              <w:t>ÚVOD</w:t>
            </w:r>
            <w:r w:rsidR="007361B5">
              <w:rPr>
                <w:noProof/>
                <w:webHidden/>
              </w:rPr>
              <w:tab/>
            </w:r>
            <w:r w:rsidR="007361B5">
              <w:rPr>
                <w:noProof/>
                <w:webHidden/>
              </w:rPr>
              <w:fldChar w:fldCharType="begin"/>
            </w:r>
            <w:r w:rsidR="007361B5">
              <w:rPr>
                <w:noProof/>
                <w:webHidden/>
              </w:rPr>
              <w:instrText xml:space="preserve"> PAGEREF _Toc439677858 \h </w:instrText>
            </w:r>
            <w:r w:rsidR="007361B5">
              <w:rPr>
                <w:noProof/>
                <w:webHidden/>
              </w:rPr>
            </w:r>
          </w:ins>
          <w:r w:rsidR="007361B5">
            <w:rPr>
              <w:noProof/>
              <w:webHidden/>
            </w:rPr>
            <w:fldChar w:fldCharType="separate"/>
          </w:r>
          <w:ins w:id="3" w:author="brejcmic" w:date="2016-01-04T13:35:00Z">
            <w:r w:rsidR="007361B5">
              <w:rPr>
                <w:noProof/>
                <w:webHidden/>
              </w:rPr>
              <w:t>4</w:t>
            </w:r>
            <w:r w:rsidR="007361B5">
              <w:rPr>
                <w:noProof/>
                <w:webHidden/>
              </w:rPr>
              <w:fldChar w:fldCharType="end"/>
            </w:r>
            <w:r w:rsidR="007361B5" w:rsidRPr="00F3651A">
              <w:rPr>
                <w:rStyle w:val="Hypertextovodkaz"/>
                <w:noProof/>
              </w:rPr>
              <w:fldChar w:fldCharType="end"/>
            </w:r>
          </w:ins>
        </w:p>
        <w:p w14:paraId="3A559680" w14:textId="77777777" w:rsidR="007361B5" w:rsidRDefault="007361B5">
          <w:pPr>
            <w:pStyle w:val="Obsah1"/>
            <w:rPr>
              <w:ins w:id="4" w:author="brejcmic" w:date="2016-01-04T13:35:00Z"/>
              <w:rFonts w:eastAsiaTheme="minorEastAsia"/>
              <w:noProof/>
              <w:lang w:val="en-US"/>
            </w:rPr>
          </w:pPr>
          <w:ins w:id="5" w:author="brejcmic" w:date="2016-01-04T13:35:00Z">
            <w:r w:rsidRPr="00F3651A">
              <w:rPr>
                <w:rStyle w:val="Hypertextovodkaz"/>
                <w:noProof/>
              </w:rPr>
              <w:fldChar w:fldCharType="begin"/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"_Toc439677859"</w:instrText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 w:rsidRPr="00F3651A">
              <w:rPr>
                <w:rStyle w:val="Hypertextovodkaz"/>
                <w:noProof/>
              </w:rPr>
            </w:r>
            <w:r w:rsidRPr="00F3651A">
              <w:rPr>
                <w:rStyle w:val="Hypertextovodkaz"/>
                <w:noProof/>
              </w:rPr>
              <w:fldChar w:fldCharType="separate"/>
            </w:r>
            <w:r w:rsidRPr="00F3651A">
              <w:rPr>
                <w:rStyle w:val="Hypertextovodkaz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651A">
              <w:rPr>
                <w:rStyle w:val="Hypertextovodkaz"/>
                <w:noProof/>
              </w:rPr>
              <w:t>TEORETICKÁ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_Toc439677859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" w:author="brejcmic" w:date="2016-01-04T13:35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F3651A">
              <w:rPr>
                <w:rStyle w:val="Hypertextovodkaz"/>
                <w:noProof/>
              </w:rPr>
              <w:fldChar w:fldCharType="end"/>
            </w:r>
          </w:ins>
        </w:p>
        <w:p w14:paraId="007B8C0A" w14:textId="77777777" w:rsidR="007361B5" w:rsidRDefault="007361B5">
          <w:pPr>
            <w:pStyle w:val="Obsah2"/>
            <w:rPr>
              <w:ins w:id="7" w:author="brejcmic" w:date="2016-01-04T13:35:00Z"/>
              <w:rFonts w:eastAsiaTheme="minorEastAsia"/>
              <w:noProof/>
              <w:lang w:val="en-US"/>
            </w:rPr>
          </w:pPr>
          <w:ins w:id="8" w:author="brejcmic" w:date="2016-01-04T13:35:00Z">
            <w:r w:rsidRPr="00F3651A">
              <w:rPr>
                <w:rStyle w:val="Hypertextovodkaz"/>
                <w:noProof/>
              </w:rPr>
              <w:fldChar w:fldCharType="begin"/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"_Toc439677860"</w:instrText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 w:rsidRPr="00F3651A">
              <w:rPr>
                <w:rStyle w:val="Hypertextovodkaz"/>
                <w:noProof/>
              </w:rPr>
            </w:r>
            <w:r w:rsidRPr="00F3651A">
              <w:rPr>
                <w:rStyle w:val="Hypertextovodkaz"/>
                <w:noProof/>
              </w:rPr>
              <w:fldChar w:fldCharType="separate"/>
            </w:r>
            <w:r w:rsidRPr="00F3651A">
              <w:rPr>
                <w:rStyle w:val="Hypertextovodkaz"/>
                <w:noProof/>
              </w:rPr>
              <w:t>1.1.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651A">
              <w:rPr>
                <w:rStyle w:val="Hypertextovodkaz"/>
                <w:noProof/>
              </w:rPr>
              <w:t>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_Toc439677860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" w:author="brejcmic" w:date="2016-01-04T13:35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F3651A">
              <w:rPr>
                <w:rStyle w:val="Hypertextovodkaz"/>
                <w:noProof/>
              </w:rPr>
              <w:fldChar w:fldCharType="end"/>
            </w:r>
          </w:ins>
        </w:p>
        <w:p w14:paraId="1EB7FF73" w14:textId="77777777" w:rsidR="007361B5" w:rsidRDefault="007361B5">
          <w:pPr>
            <w:pStyle w:val="Obsah3"/>
            <w:rPr>
              <w:ins w:id="10" w:author="brejcmic" w:date="2016-01-04T13:35:00Z"/>
              <w:rFonts w:eastAsiaTheme="minorEastAsia"/>
              <w:noProof/>
              <w:lang w:val="en-US"/>
            </w:rPr>
          </w:pPr>
          <w:ins w:id="11" w:author="brejcmic" w:date="2016-01-04T13:35:00Z">
            <w:r w:rsidRPr="00F3651A">
              <w:rPr>
                <w:rStyle w:val="Hypertextovodkaz"/>
                <w:noProof/>
              </w:rPr>
              <w:fldChar w:fldCharType="begin"/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"_Toc439677861"</w:instrText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 w:rsidRPr="00F3651A">
              <w:rPr>
                <w:rStyle w:val="Hypertextovodkaz"/>
                <w:noProof/>
              </w:rPr>
            </w:r>
            <w:r w:rsidRPr="00F3651A">
              <w:rPr>
                <w:rStyle w:val="Hypertextovodkaz"/>
                <w:noProof/>
              </w:rPr>
              <w:fldChar w:fldCharType="separate"/>
            </w:r>
            <w:r w:rsidRPr="00F3651A">
              <w:rPr>
                <w:rStyle w:val="Hypertextovodkaz"/>
                <w:noProof/>
              </w:rPr>
              <w:t>1.1.1.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651A">
              <w:rPr>
                <w:rStyle w:val="Hypertextovodkaz"/>
                <w:noProof/>
              </w:rPr>
              <w:t>HISTORIE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_Toc439677861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" w:author="brejcmic" w:date="2016-01-04T13:35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F3651A">
              <w:rPr>
                <w:rStyle w:val="Hypertextovodkaz"/>
                <w:noProof/>
              </w:rPr>
              <w:fldChar w:fldCharType="end"/>
            </w:r>
          </w:ins>
        </w:p>
        <w:p w14:paraId="13CFB1E1" w14:textId="77777777" w:rsidR="007361B5" w:rsidRDefault="007361B5">
          <w:pPr>
            <w:pStyle w:val="Obsah3"/>
            <w:rPr>
              <w:ins w:id="13" w:author="brejcmic" w:date="2016-01-04T13:35:00Z"/>
              <w:rFonts w:eastAsiaTheme="minorEastAsia"/>
              <w:noProof/>
              <w:lang w:val="en-US"/>
            </w:rPr>
          </w:pPr>
          <w:ins w:id="14" w:author="brejcmic" w:date="2016-01-04T13:35:00Z">
            <w:r w:rsidRPr="00F3651A">
              <w:rPr>
                <w:rStyle w:val="Hypertextovodkaz"/>
                <w:noProof/>
              </w:rPr>
              <w:fldChar w:fldCharType="begin"/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"_Toc439677862"</w:instrText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 w:rsidRPr="00F3651A">
              <w:rPr>
                <w:rStyle w:val="Hypertextovodkaz"/>
                <w:noProof/>
              </w:rPr>
            </w:r>
            <w:r w:rsidRPr="00F3651A">
              <w:rPr>
                <w:rStyle w:val="Hypertextovodkaz"/>
                <w:noProof/>
              </w:rPr>
              <w:fldChar w:fldCharType="separate"/>
            </w:r>
            <w:r w:rsidRPr="00F3651A">
              <w:rPr>
                <w:rStyle w:val="Hypertextovodkaz"/>
                <w:noProof/>
              </w:rPr>
              <w:t>1.1.2.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651A">
              <w:rPr>
                <w:rStyle w:val="Hypertextovodkaz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_Toc439677862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5" w:author="brejcmic" w:date="2016-01-04T13:35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F3651A">
              <w:rPr>
                <w:rStyle w:val="Hypertextovodkaz"/>
                <w:noProof/>
              </w:rPr>
              <w:fldChar w:fldCharType="end"/>
            </w:r>
          </w:ins>
        </w:p>
        <w:p w14:paraId="21E7AE37" w14:textId="77777777" w:rsidR="007361B5" w:rsidRDefault="007361B5">
          <w:pPr>
            <w:pStyle w:val="Obsah3"/>
            <w:rPr>
              <w:ins w:id="16" w:author="brejcmic" w:date="2016-01-04T13:35:00Z"/>
              <w:rFonts w:eastAsiaTheme="minorEastAsia"/>
              <w:noProof/>
              <w:lang w:val="en-US"/>
            </w:rPr>
          </w:pPr>
          <w:ins w:id="17" w:author="brejcmic" w:date="2016-01-04T13:35:00Z">
            <w:r w:rsidRPr="00F3651A">
              <w:rPr>
                <w:rStyle w:val="Hypertextovodkaz"/>
                <w:noProof/>
              </w:rPr>
              <w:fldChar w:fldCharType="begin"/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"_Toc439677863"</w:instrText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 w:rsidRPr="00F3651A">
              <w:rPr>
                <w:rStyle w:val="Hypertextovodkaz"/>
                <w:noProof/>
              </w:rPr>
            </w:r>
            <w:r w:rsidRPr="00F3651A">
              <w:rPr>
                <w:rStyle w:val="Hypertextovodkaz"/>
                <w:noProof/>
              </w:rPr>
              <w:fldChar w:fldCharType="separate"/>
            </w:r>
            <w:r w:rsidRPr="00F3651A">
              <w:rPr>
                <w:rStyle w:val="Hypertextovodkaz"/>
                <w:noProof/>
              </w:rPr>
              <w:t>1.1.3.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651A">
              <w:rPr>
                <w:rStyle w:val="Hypertextovodkaz"/>
                <w:noProof/>
              </w:rPr>
              <w:t>VÝVOJOVÉ PROSTŘEDÍ A PROGRAMOVACÍ JAZYK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_Toc439677863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8" w:author="brejcmic" w:date="2016-01-04T13:35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F3651A">
              <w:rPr>
                <w:rStyle w:val="Hypertextovodkaz"/>
                <w:noProof/>
              </w:rPr>
              <w:fldChar w:fldCharType="end"/>
            </w:r>
          </w:ins>
        </w:p>
        <w:p w14:paraId="501328EB" w14:textId="77777777" w:rsidR="007361B5" w:rsidRDefault="007361B5">
          <w:pPr>
            <w:pStyle w:val="Obsah2"/>
            <w:rPr>
              <w:ins w:id="19" w:author="brejcmic" w:date="2016-01-04T13:35:00Z"/>
              <w:rFonts w:eastAsiaTheme="minorEastAsia"/>
              <w:noProof/>
              <w:lang w:val="en-US"/>
            </w:rPr>
          </w:pPr>
          <w:ins w:id="20" w:author="brejcmic" w:date="2016-01-04T13:35:00Z">
            <w:r w:rsidRPr="00F3651A">
              <w:rPr>
                <w:rStyle w:val="Hypertextovodkaz"/>
                <w:noProof/>
              </w:rPr>
              <w:fldChar w:fldCharType="begin"/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"_Toc439677864"</w:instrText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 w:rsidRPr="00F3651A">
              <w:rPr>
                <w:rStyle w:val="Hypertextovodkaz"/>
                <w:noProof/>
              </w:rPr>
            </w:r>
            <w:r w:rsidRPr="00F3651A">
              <w:rPr>
                <w:rStyle w:val="Hypertextovodkaz"/>
                <w:noProof/>
              </w:rPr>
              <w:fldChar w:fldCharType="separate"/>
            </w:r>
            <w:r w:rsidRPr="00F3651A">
              <w:rPr>
                <w:rStyle w:val="Hypertextovodkaz"/>
                <w:noProof/>
              </w:rPr>
              <w:t>1.2.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651A">
              <w:rPr>
                <w:rStyle w:val="Hypertextovodkaz"/>
                <w:noProof/>
              </w:rPr>
              <w:t>LED OSVĚTLENÍ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_Toc439677864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1" w:author="brejcmic" w:date="2016-01-04T13:35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F3651A">
              <w:rPr>
                <w:rStyle w:val="Hypertextovodkaz"/>
                <w:noProof/>
              </w:rPr>
              <w:fldChar w:fldCharType="end"/>
            </w:r>
          </w:ins>
        </w:p>
        <w:p w14:paraId="0A1592A8" w14:textId="77777777" w:rsidR="007361B5" w:rsidRDefault="007361B5">
          <w:pPr>
            <w:pStyle w:val="Obsah3"/>
            <w:rPr>
              <w:ins w:id="22" w:author="brejcmic" w:date="2016-01-04T13:35:00Z"/>
              <w:rFonts w:eastAsiaTheme="minorEastAsia"/>
              <w:noProof/>
              <w:lang w:val="en-US"/>
            </w:rPr>
          </w:pPr>
          <w:ins w:id="23" w:author="brejcmic" w:date="2016-01-04T13:35:00Z">
            <w:r w:rsidRPr="00F3651A">
              <w:rPr>
                <w:rStyle w:val="Hypertextovodkaz"/>
                <w:noProof/>
              </w:rPr>
              <w:fldChar w:fldCharType="begin"/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"_Toc439677865"</w:instrText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 w:rsidRPr="00F3651A">
              <w:rPr>
                <w:rStyle w:val="Hypertextovodkaz"/>
                <w:noProof/>
              </w:rPr>
            </w:r>
            <w:r w:rsidRPr="00F3651A">
              <w:rPr>
                <w:rStyle w:val="Hypertextovodkaz"/>
                <w:noProof/>
              </w:rPr>
              <w:fldChar w:fldCharType="separate"/>
            </w:r>
            <w:r w:rsidRPr="00F3651A">
              <w:rPr>
                <w:rStyle w:val="Hypertextovodkaz"/>
                <w:noProof/>
              </w:rPr>
              <w:t>1.2.1.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651A">
              <w:rPr>
                <w:rStyle w:val="Hypertextovodkaz"/>
                <w:noProof/>
              </w:rPr>
              <w:t>SVĚTELNÉ 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_Toc439677865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4" w:author="brejcmic" w:date="2016-01-04T13:35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F3651A">
              <w:rPr>
                <w:rStyle w:val="Hypertextovodkaz"/>
                <w:noProof/>
              </w:rPr>
              <w:fldChar w:fldCharType="end"/>
            </w:r>
          </w:ins>
        </w:p>
        <w:p w14:paraId="78A7F990" w14:textId="77777777" w:rsidR="007361B5" w:rsidRDefault="007361B5">
          <w:pPr>
            <w:pStyle w:val="Obsah3"/>
            <w:rPr>
              <w:ins w:id="25" w:author="brejcmic" w:date="2016-01-04T13:35:00Z"/>
              <w:rFonts w:eastAsiaTheme="minorEastAsia"/>
              <w:noProof/>
              <w:lang w:val="en-US"/>
            </w:rPr>
          </w:pPr>
          <w:ins w:id="26" w:author="brejcmic" w:date="2016-01-04T13:35:00Z">
            <w:r w:rsidRPr="00F3651A">
              <w:rPr>
                <w:rStyle w:val="Hypertextovodkaz"/>
                <w:noProof/>
              </w:rPr>
              <w:fldChar w:fldCharType="begin"/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"_Toc439677866"</w:instrText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 w:rsidRPr="00F3651A">
              <w:rPr>
                <w:rStyle w:val="Hypertextovodkaz"/>
                <w:noProof/>
              </w:rPr>
            </w:r>
            <w:r w:rsidRPr="00F3651A">
              <w:rPr>
                <w:rStyle w:val="Hypertextovodkaz"/>
                <w:noProof/>
              </w:rPr>
              <w:fldChar w:fldCharType="separate"/>
            </w:r>
            <w:r w:rsidRPr="00F3651A">
              <w:rPr>
                <w:rStyle w:val="Hypertextovodkaz"/>
                <w:noProof/>
              </w:rPr>
              <w:t>1.2.2.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651A">
              <w:rPr>
                <w:rStyle w:val="Hypertextovodkaz"/>
                <w:noProof/>
              </w:rPr>
              <w:t>FUNKCE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_Toc439677866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7" w:author="brejcmic" w:date="2016-01-04T13:35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F3651A">
              <w:rPr>
                <w:rStyle w:val="Hypertextovodkaz"/>
                <w:noProof/>
              </w:rPr>
              <w:fldChar w:fldCharType="end"/>
            </w:r>
          </w:ins>
        </w:p>
        <w:p w14:paraId="5F1E14E7" w14:textId="77777777" w:rsidR="007361B5" w:rsidRDefault="007361B5">
          <w:pPr>
            <w:pStyle w:val="Obsah3"/>
            <w:rPr>
              <w:ins w:id="28" w:author="brejcmic" w:date="2016-01-04T13:35:00Z"/>
              <w:rFonts w:eastAsiaTheme="minorEastAsia"/>
              <w:noProof/>
              <w:lang w:val="en-US"/>
            </w:rPr>
          </w:pPr>
          <w:ins w:id="29" w:author="brejcmic" w:date="2016-01-04T13:35:00Z">
            <w:r w:rsidRPr="00F3651A">
              <w:rPr>
                <w:rStyle w:val="Hypertextovodkaz"/>
                <w:noProof/>
              </w:rPr>
              <w:fldChar w:fldCharType="begin"/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"_Toc439677867"</w:instrText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 w:rsidRPr="00F3651A">
              <w:rPr>
                <w:rStyle w:val="Hypertextovodkaz"/>
                <w:noProof/>
              </w:rPr>
            </w:r>
            <w:r w:rsidRPr="00F3651A">
              <w:rPr>
                <w:rStyle w:val="Hypertextovodkaz"/>
                <w:noProof/>
              </w:rPr>
              <w:fldChar w:fldCharType="separate"/>
            </w:r>
            <w:r w:rsidRPr="00F3651A">
              <w:rPr>
                <w:rStyle w:val="Hypertextovodkaz"/>
                <w:noProof/>
              </w:rPr>
              <w:t>1.2.3.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651A">
              <w:rPr>
                <w:rStyle w:val="Hypertextovodkaz"/>
                <w:noProof/>
              </w:rPr>
              <w:t>ELEKTRICKÉ VLASTNOSTI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_Toc439677867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0" w:author="brejcmic" w:date="2016-01-04T13:35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F3651A">
              <w:rPr>
                <w:rStyle w:val="Hypertextovodkaz"/>
                <w:noProof/>
              </w:rPr>
              <w:fldChar w:fldCharType="end"/>
            </w:r>
          </w:ins>
        </w:p>
        <w:p w14:paraId="2014CB0B" w14:textId="77777777" w:rsidR="007361B5" w:rsidRDefault="007361B5">
          <w:pPr>
            <w:pStyle w:val="Obsah3"/>
            <w:rPr>
              <w:ins w:id="31" w:author="brejcmic" w:date="2016-01-04T13:35:00Z"/>
              <w:rFonts w:eastAsiaTheme="minorEastAsia"/>
              <w:noProof/>
              <w:lang w:val="en-US"/>
            </w:rPr>
          </w:pPr>
          <w:ins w:id="32" w:author="brejcmic" w:date="2016-01-04T13:35:00Z">
            <w:r w:rsidRPr="00F3651A">
              <w:rPr>
                <w:rStyle w:val="Hypertextovodkaz"/>
                <w:noProof/>
              </w:rPr>
              <w:fldChar w:fldCharType="begin"/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"_Toc439677868"</w:instrText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 w:rsidRPr="00F3651A">
              <w:rPr>
                <w:rStyle w:val="Hypertextovodkaz"/>
                <w:noProof/>
              </w:rPr>
            </w:r>
            <w:r w:rsidRPr="00F3651A">
              <w:rPr>
                <w:rStyle w:val="Hypertextovodkaz"/>
                <w:noProof/>
              </w:rPr>
              <w:fldChar w:fldCharType="separate"/>
            </w:r>
            <w:r w:rsidRPr="00F3651A">
              <w:rPr>
                <w:rStyle w:val="Hypertextovodkaz"/>
                <w:noProof/>
              </w:rPr>
              <w:t>1.2.4.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651A">
              <w:rPr>
                <w:rStyle w:val="Hypertextovodkaz"/>
                <w:noProof/>
              </w:rPr>
              <w:t>REGULACE JASU 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_Toc439677868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3" w:author="brejcmic" w:date="2016-01-04T13:35:00Z"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F3651A">
              <w:rPr>
                <w:rStyle w:val="Hypertextovodkaz"/>
                <w:noProof/>
              </w:rPr>
              <w:fldChar w:fldCharType="end"/>
            </w:r>
          </w:ins>
        </w:p>
        <w:p w14:paraId="58BE38C4" w14:textId="77777777" w:rsidR="007361B5" w:rsidRDefault="007361B5">
          <w:pPr>
            <w:pStyle w:val="Obsah2"/>
            <w:rPr>
              <w:ins w:id="34" w:author="brejcmic" w:date="2016-01-04T13:35:00Z"/>
              <w:rFonts w:eastAsiaTheme="minorEastAsia"/>
              <w:noProof/>
              <w:lang w:val="en-US"/>
            </w:rPr>
          </w:pPr>
          <w:ins w:id="35" w:author="brejcmic" w:date="2016-01-04T13:35:00Z">
            <w:r w:rsidRPr="00F3651A">
              <w:rPr>
                <w:rStyle w:val="Hypertextovodkaz"/>
                <w:noProof/>
              </w:rPr>
              <w:fldChar w:fldCharType="begin"/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"_Toc439677869"</w:instrText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 w:rsidRPr="00F3651A">
              <w:rPr>
                <w:rStyle w:val="Hypertextovodkaz"/>
                <w:noProof/>
              </w:rPr>
            </w:r>
            <w:r w:rsidRPr="00F3651A">
              <w:rPr>
                <w:rStyle w:val="Hypertextovodkaz"/>
                <w:noProof/>
              </w:rPr>
              <w:fldChar w:fldCharType="separate"/>
            </w:r>
            <w:r w:rsidRPr="00F3651A">
              <w:rPr>
                <w:rStyle w:val="Hypertextovodkaz"/>
                <w:noProof/>
              </w:rPr>
              <w:t>1.3.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651A">
              <w:rPr>
                <w:rStyle w:val="Hypertextovodkaz"/>
                <w:noProof/>
              </w:rPr>
              <w:t>POTŘEBY AKVÁRIA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_Toc439677869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6" w:author="brejcmic" w:date="2016-01-04T13:35:00Z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F3651A">
              <w:rPr>
                <w:rStyle w:val="Hypertextovodkaz"/>
                <w:noProof/>
              </w:rPr>
              <w:fldChar w:fldCharType="end"/>
            </w:r>
          </w:ins>
        </w:p>
        <w:p w14:paraId="149493E4" w14:textId="77777777" w:rsidR="007361B5" w:rsidRDefault="007361B5">
          <w:pPr>
            <w:pStyle w:val="Obsah3"/>
            <w:rPr>
              <w:ins w:id="37" w:author="brejcmic" w:date="2016-01-04T13:35:00Z"/>
              <w:rFonts w:eastAsiaTheme="minorEastAsia"/>
              <w:noProof/>
              <w:lang w:val="en-US"/>
            </w:rPr>
          </w:pPr>
          <w:ins w:id="38" w:author="brejcmic" w:date="2016-01-04T13:35:00Z">
            <w:r w:rsidRPr="00F3651A">
              <w:rPr>
                <w:rStyle w:val="Hypertextovodkaz"/>
                <w:noProof/>
              </w:rPr>
              <w:fldChar w:fldCharType="begin"/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"_Toc439677870"</w:instrText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 w:rsidRPr="00F3651A">
              <w:rPr>
                <w:rStyle w:val="Hypertextovodkaz"/>
                <w:noProof/>
              </w:rPr>
            </w:r>
            <w:r w:rsidRPr="00F3651A">
              <w:rPr>
                <w:rStyle w:val="Hypertextovodkaz"/>
                <w:noProof/>
              </w:rPr>
              <w:fldChar w:fldCharType="separate"/>
            </w:r>
            <w:r w:rsidRPr="00F3651A">
              <w:rPr>
                <w:rStyle w:val="Hypertextovodkaz"/>
                <w:noProof/>
              </w:rPr>
              <w:t>1.3.1.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651A">
              <w:rPr>
                <w:rStyle w:val="Hypertextovodkaz"/>
                <w:noProof/>
              </w:rPr>
              <w:t>POTŘEBNÝ VÝKON LED OSVĚTLENÍ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_Toc439677870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9" w:author="brejcmic" w:date="2016-01-04T13:35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F3651A">
              <w:rPr>
                <w:rStyle w:val="Hypertextovodkaz"/>
                <w:noProof/>
              </w:rPr>
              <w:fldChar w:fldCharType="end"/>
            </w:r>
          </w:ins>
        </w:p>
        <w:p w14:paraId="22FA5FC1" w14:textId="77777777" w:rsidR="007361B5" w:rsidRDefault="007361B5">
          <w:pPr>
            <w:pStyle w:val="Obsah3"/>
            <w:rPr>
              <w:ins w:id="40" w:author="brejcmic" w:date="2016-01-04T13:35:00Z"/>
              <w:rFonts w:eastAsiaTheme="minorEastAsia"/>
              <w:noProof/>
              <w:lang w:val="en-US"/>
            </w:rPr>
          </w:pPr>
          <w:ins w:id="41" w:author="brejcmic" w:date="2016-01-04T13:35:00Z">
            <w:r w:rsidRPr="00F3651A">
              <w:rPr>
                <w:rStyle w:val="Hypertextovodkaz"/>
                <w:noProof/>
              </w:rPr>
              <w:fldChar w:fldCharType="begin"/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"_Toc439677871"</w:instrText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 w:rsidRPr="00F3651A">
              <w:rPr>
                <w:rStyle w:val="Hypertextovodkaz"/>
                <w:noProof/>
              </w:rPr>
            </w:r>
            <w:r w:rsidRPr="00F3651A">
              <w:rPr>
                <w:rStyle w:val="Hypertextovodkaz"/>
                <w:noProof/>
              </w:rPr>
              <w:fldChar w:fldCharType="separate"/>
            </w:r>
            <w:r w:rsidRPr="00F3651A">
              <w:rPr>
                <w:rStyle w:val="Hypertextovodkaz"/>
                <w:noProof/>
              </w:rPr>
              <w:t>1.3.2.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651A">
              <w:rPr>
                <w:rStyle w:val="Hypertextovodkaz"/>
                <w:noProof/>
              </w:rPr>
              <w:t>VÝBĚR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_Toc439677871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2" w:author="brejcmic" w:date="2016-01-04T13:35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F3651A">
              <w:rPr>
                <w:rStyle w:val="Hypertextovodkaz"/>
                <w:noProof/>
              </w:rPr>
              <w:fldChar w:fldCharType="end"/>
            </w:r>
          </w:ins>
        </w:p>
        <w:p w14:paraId="7A38455A" w14:textId="77777777" w:rsidR="007361B5" w:rsidRDefault="007361B5">
          <w:pPr>
            <w:pStyle w:val="Obsah1"/>
            <w:rPr>
              <w:ins w:id="43" w:author="brejcmic" w:date="2016-01-04T13:35:00Z"/>
              <w:rFonts w:eastAsiaTheme="minorEastAsia"/>
              <w:noProof/>
              <w:lang w:val="en-US"/>
            </w:rPr>
          </w:pPr>
          <w:ins w:id="44" w:author="brejcmic" w:date="2016-01-04T13:35:00Z">
            <w:r w:rsidRPr="00F3651A">
              <w:rPr>
                <w:rStyle w:val="Hypertextovodkaz"/>
                <w:noProof/>
              </w:rPr>
              <w:fldChar w:fldCharType="begin"/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"_Toc439677872"</w:instrText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 w:rsidRPr="00F3651A">
              <w:rPr>
                <w:rStyle w:val="Hypertextovodkaz"/>
                <w:noProof/>
              </w:rPr>
            </w:r>
            <w:r w:rsidRPr="00F3651A">
              <w:rPr>
                <w:rStyle w:val="Hypertextovodkaz"/>
                <w:noProof/>
              </w:rPr>
              <w:fldChar w:fldCharType="separate"/>
            </w:r>
            <w:r w:rsidRPr="00F3651A">
              <w:rPr>
                <w:rStyle w:val="Hypertextovodkaz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651A">
              <w:rPr>
                <w:rStyle w:val="Hypertextovodkaz"/>
                <w:noProof/>
              </w:rPr>
              <w:t>PRAKTICKÁ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_Toc439677872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5" w:author="brejcmic" w:date="2016-01-04T13:35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F3651A">
              <w:rPr>
                <w:rStyle w:val="Hypertextovodkaz"/>
                <w:noProof/>
              </w:rPr>
              <w:fldChar w:fldCharType="end"/>
            </w:r>
          </w:ins>
        </w:p>
        <w:p w14:paraId="5BC99085" w14:textId="77777777" w:rsidR="007361B5" w:rsidRDefault="007361B5">
          <w:pPr>
            <w:pStyle w:val="Obsah2"/>
            <w:rPr>
              <w:ins w:id="46" w:author="brejcmic" w:date="2016-01-04T13:35:00Z"/>
              <w:rFonts w:eastAsiaTheme="minorEastAsia"/>
              <w:noProof/>
              <w:lang w:val="en-US"/>
            </w:rPr>
          </w:pPr>
          <w:ins w:id="47" w:author="brejcmic" w:date="2016-01-04T13:35:00Z">
            <w:r w:rsidRPr="00F3651A">
              <w:rPr>
                <w:rStyle w:val="Hypertextovodkaz"/>
                <w:noProof/>
              </w:rPr>
              <w:fldChar w:fldCharType="begin"/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"_Toc439677873"</w:instrText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 w:rsidRPr="00F3651A">
              <w:rPr>
                <w:rStyle w:val="Hypertextovodkaz"/>
                <w:noProof/>
              </w:rPr>
            </w:r>
            <w:r w:rsidRPr="00F3651A">
              <w:rPr>
                <w:rStyle w:val="Hypertextovodkaz"/>
                <w:noProof/>
              </w:rPr>
              <w:fldChar w:fldCharType="separate"/>
            </w:r>
            <w:r w:rsidRPr="00F3651A">
              <w:rPr>
                <w:rStyle w:val="Hypertextovodkaz"/>
                <w:noProof/>
              </w:rPr>
              <w:t>2.1.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651A">
              <w:rPr>
                <w:rStyle w:val="Hypertextovodkaz"/>
                <w:noProof/>
              </w:rPr>
              <w:t>OSVĚTLOVACÍ RAMPA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_Toc439677873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8" w:author="brejcmic" w:date="2016-01-04T13:35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F3651A">
              <w:rPr>
                <w:rStyle w:val="Hypertextovodkaz"/>
                <w:noProof/>
              </w:rPr>
              <w:fldChar w:fldCharType="end"/>
            </w:r>
          </w:ins>
        </w:p>
        <w:p w14:paraId="5EBA1DD9" w14:textId="77777777" w:rsidR="007361B5" w:rsidRDefault="007361B5">
          <w:pPr>
            <w:pStyle w:val="Obsah2"/>
            <w:rPr>
              <w:ins w:id="49" w:author="brejcmic" w:date="2016-01-04T13:35:00Z"/>
              <w:rFonts w:eastAsiaTheme="minorEastAsia"/>
              <w:noProof/>
              <w:lang w:val="en-US"/>
            </w:rPr>
          </w:pPr>
          <w:ins w:id="50" w:author="brejcmic" w:date="2016-01-04T13:35:00Z">
            <w:r w:rsidRPr="00F3651A">
              <w:rPr>
                <w:rStyle w:val="Hypertextovodkaz"/>
                <w:noProof/>
              </w:rPr>
              <w:fldChar w:fldCharType="begin"/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"_Toc439677874"</w:instrText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 w:rsidRPr="00F3651A">
              <w:rPr>
                <w:rStyle w:val="Hypertextovodkaz"/>
                <w:noProof/>
              </w:rPr>
            </w:r>
            <w:r w:rsidRPr="00F3651A">
              <w:rPr>
                <w:rStyle w:val="Hypertextovodkaz"/>
                <w:noProof/>
              </w:rPr>
              <w:fldChar w:fldCharType="separate"/>
            </w:r>
            <w:r w:rsidRPr="00F3651A">
              <w:rPr>
                <w:rStyle w:val="Hypertextovodkaz"/>
                <w:noProof/>
              </w:rPr>
              <w:t>2.2.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651A">
              <w:rPr>
                <w:rStyle w:val="Hypertextovodkaz"/>
                <w:noProof/>
              </w:rPr>
              <w:t>VÝKONOVÁ DESKA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_Toc439677874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1" w:author="brejcmic" w:date="2016-01-04T13:35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F3651A">
              <w:rPr>
                <w:rStyle w:val="Hypertextovodkaz"/>
                <w:noProof/>
              </w:rPr>
              <w:fldChar w:fldCharType="end"/>
            </w:r>
          </w:ins>
        </w:p>
        <w:p w14:paraId="2517FE60" w14:textId="77777777" w:rsidR="007361B5" w:rsidRDefault="007361B5">
          <w:pPr>
            <w:pStyle w:val="Obsah2"/>
            <w:rPr>
              <w:ins w:id="52" w:author="brejcmic" w:date="2016-01-04T13:35:00Z"/>
              <w:rFonts w:eastAsiaTheme="minorEastAsia"/>
              <w:noProof/>
              <w:lang w:val="en-US"/>
            </w:rPr>
          </w:pPr>
          <w:ins w:id="53" w:author="brejcmic" w:date="2016-01-04T13:35:00Z">
            <w:r w:rsidRPr="00F3651A">
              <w:rPr>
                <w:rStyle w:val="Hypertextovodkaz"/>
                <w:noProof/>
              </w:rPr>
              <w:fldChar w:fldCharType="begin"/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"_Toc439677875"</w:instrText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 w:rsidRPr="00F3651A">
              <w:rPr>
                <w:rStyle w:val="Hypertextovodkaz"/>
                <w:noProof/>
              </w:rPr>
            </w:r>
            <w:r w:rsidRPr="00F3651A">
              <w:rPr>
                <w:rStyle w:val="Hypertextovodkaz"/>
                <w:noProof/>
              </w:rPr>
              <w:fldChar w:fldCharType="separate"/>
            </w:r>
            <w:r w:rsidRPr="00F3651A">
              <w:rPr>
                <w:rStyle w:val="Hypertextovodkaz"/>
                <w:noProof/>
              </w:rPr>
              <w:t>2.3.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651A">
              <w:rPr>
                <w:rStyle w:val="Hypertextovodkaz"/>
                <w:noProof/>
              </w:rPr>
              <w:t>SCHÉMA ZAPOJENÍ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_Toc439677875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4" w:author="brejcmic" w:date="2016-01-04T13:35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F3651A">
              <w:rPr>
                <w:rStyle w:val="Hypertextovodkaz"/>
                <w:noProof/>
              </w:rPr>
              <w:fldChar w:fldCharType="end"/>
            </w:r>
          </w:ins>
        </w:p>
        <w:p w14:paraId="24867BF9" w14:textId="77777777" w:rsidR="007361B5" w:rsidRDefault="007361B5">
          <w:pPr>
            <w:pStyle w:val="Obsah2"/>
            <w:rPr>
              <w:ins w:id="55" w:author="brejcmic" w:date="2016-01-04T13:35:00Z"/>
              <w:rFonts w:eastAsiaTheme="minorEastAsia"/>
              <w:noProof/>
              <w:lang w:val="en-US"/>
            </w:rPr>
          </w:pPr>
          <w:ins w:id="56" w:author="brejcmic" w:date="2016-01-04T13:35:00Z">
            <w:r w:rsidRPr="00F3651A">
              <w:rPr>
                <w:rStyle w:val="Hypertextovodkaz"/>
                <w:noProof/>
              </w:rPr>
              <w:fldChar w:fldCharType="begin"/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"_Toc439677876"</w:instrText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 w:rsidRPr="00F3651A">
              <w:rPr>
                <w:rStyle w:val="Hypertextovodkaz"/>
                <w:noProof/>
              </w:rPr>
            </w:r>
            <w:r w:rsidRPr="00F3651A">
              <w:rPr>
                <w:rStyle w:val="Hypertextovodkaz"/>
                <w:noProof/>
              </w:rPr>
              <w:fldChar w:fldCharType="separate"/>
            </w:r>
            <w:r w:rsidRPr="00F3651A">
              <w:rPr>
                <w:rStyle w:val="Hypertextovodkaz"/>
                <w:noProof/>
              </w:rPr>
              <w:t>2.4.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651A">
              <w:rPr>
                <w:rStyle w:val="Hypertextovodkaz"/>
                <w:noProof/>
              </w:rPr>
              <w:t>PROGRAMOVÁNÍ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_Toc439677876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7" w:author="brejcmic" w:date="2016-01-04T13:35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F3651A">
              <w:rPr>
                <w:rStyle w:val="Hypertextovodkaz"/>
                <w:noProof/>
              </w:rPr>
              <w:fldChar w:fldCharType="end"/>
            </w:r>
          </w:ins>
        </w:p>
        <w:p w14:paraId="564EC3CA" w14:textId="77777777" w:rsidR="007361B5" w:rsidRDefault="007361B5">
          <w:pPr>
            <w:pStyle w:val="Obsah3"/>
            <w:rPr>
              <w:ins w:id="58" w:author="brejcmic" w:date="2016-01-04T13:35:00Z"/>
              <w:rFonts w:eastAsiaTheme="minorEastAsia"/>
              <w:noProof/>
              <w:lang w:val="en-US"/>
            </w:rPr>
          </w:pPr>
          <w:ins w:id="59" w:author="brejcmic" w:date="2016-01-04T13:35:00Z">
            <w:r w:rsidRPr="00F3651A">
              <w:rPr>
                <w:rStyle w:val="Hypertextovodkaz"/>
                <w:noProof/>
              </w:rPr>
              <w:fldChar w:fldCharType="begin"/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"_Toc439677877"</w:instrText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 w:rsidRPr="00F3651A">
              <w:rPr>
                <w:rStyle w:val="Hypertextovodkaz"/>
                <w:noProof/>
              </w:rPr>
            </w:r>
            <w:r w:rsidRPr="00F3651A">
              <w:rPr>
                <w:rStyle w:val="Hypertextovodkaz"/>
                <w:noProof/>
              </w:rPr>
              <w:fldChar w:fldCharType="separate"/>
            </w:r>
            <w:r w:rsidRPr="00F3651A">
              <w:rPr>
                <w:rStyle w:val="Hypertextovodkaz"/>
                <w:noProof/>
              </w:rPr>
              <w:t>2.4.1.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651A">
              <w:rPr>
                <w:rStyle w:val="Hypertextovodkaz"/>
                <w:noProof/>
              </w:rPr>
              <w:t>SÉRIOVÁ KOMUNIKACE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_Toc439677877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0" w:author="brejcmic" w:date="2016-01-04T13:35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F3651A">
              <w:rPr>
                <w:rStyle w:val="Hypertextovodkaz"/>
                <w:noProof/>
              </w:rPr>
              <w:fldChar w:fldCharType="end"/>
            </w:r>
          </w:ins>
        </w:p>
        <w:p w14:paraId="26BA0F66" w14:textId="77777777" w:rsidR="007361B5" w:rsidRDefault="007361B5">
          <w:pPr>
            <w:pStyle w:val="Obsah3"/>
            <w:rPr>
              <w:ins w:id="61" w:author="brejcmic" w:date="2016-01-04T13:35:00Z"/>
              <w:rFonts w:eastAsiaTheme="minorEastAsia"/>
              <w:noProof/>
              <w:lang w:val="en-US"/>
            </w:rPr>
          </w:pPr>
          <w:ins w:id="62" w:author="brejcmic" w:date="2016-01-04T13:35:00Z">
            <w:r w:rsidRPr="00F3651A">
              <w:rPr>
                <w:rStyle w:val="Hypertextovodkaz"/>
                <w:noProof/>
              </w:rPr>
              <w:fldChar w:fldCharType="begin"/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"_Toc439677883"</w:instrText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 w:rsidRPr="00F3651A">
              <w:rPr>
                <w:rStyle w:val="Hypertextovodkaz"/>
                <w:noProof/>
              </w:rPr>
            </w:r>
            <w:r w:rsidRPr="00F3651A">
              <w:rPr>
                <w:rStyle w:val="Hypertextovodkaz"/>
                <w:noProof/>
              </w:rPr>
              <w:fldChar w:fldCharType="separate"/>
            </w:r>
            <w:r w:rsidRPr="00F3651A">
              <w:rPr>
                <w:rStyle w:val="Hypertextovodkaz"/>
                <w:noProof/>
              </w:rPr>
              <w:t>2.4.2.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651A">
              <w:rPr>
                <w:rStyle w:val="Hypertextovodkaz"/>
                <w:noProof/>
              </w:rPr>
              <w:t>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_Toc439677883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3" w:author="brejcmic" w:date="2016-01-04T13:35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F3651A">
              <w:rPr>
                <w:rStyle w:val="Hypertextovodkaz"/>
                <w:noProof/>
              </w:rPr>
              <w:fldChar w:fldCharType="end"/>
            </w:r>
          </w:ins>
        </w:p>
        <w:p w14:paraId="4AED8EED" w14:textId="77777777" w:rsidR="007361B5" w:rsidRDefault="007361B5">
          <w:pPr>
            <w:pStyle w:val="Obsah3"/>
            <w:rPr>
              <w:ins w:id="64" w:author="brejcmic" w:date="2016-01-04T13:35:00Z"/>
              <w:rFonts w:eastAsiaTheme="minorEastAsia"/>
              <w:noProof/>
              <w:lang w:val="en-US"/>
            </w:rPr>
          </w:pPr>
          <w:ins w:id="65" w:author="brejcmic" w:date="2016-01-04T13:35:00Z">
            <w:r w:rsidRPr="00F3651A">
              <w:rPr>
                <w:rStyle w:val="Hypertextovodkaz"/>
                <w:noProof/>
              </w:rPr>
              <w:fldChar w:fldCharType="begin"/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"_Toc439677884"</w:instrText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 w:rsidRPr="00F3651A">
              <w:rPr>
                <w:rStyle w:val="Hypertextovodkaz"/>
                <w:noProof/>
              </w:rPr>
            </w:r>
            <w:r w:rsidRPr="00F3651A">
              <w:rPr>
                <w:rStyle w:val="Hypertextovodkaz"/>
                <w:noProof/>
              </w:rPr>
              <w:fldChar w:fldCharType="separate"/>
            </w:r>
            <w:r w:rsidRPr="00F3651A">
              <w:rPr>
                <w:rStyle w:val="Hypertextovodkaz"/>
                <w:noProof/>
              </w:rPr>
              <w:t>2.4.3.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651A">
              <w:rPr>
                <w:rStyle w:val="Hypertextovodkaz"/>
                <w:noProof/>
              </w:rPr>
              <w:t>RTC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_Toc439677884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6" w:author="brejcmic" w:date="2016-01-04T13:35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F3651A">
              <w:rPr>
                <w:rStyle w:val="Hypertextovodkaz"/>
                <w:noProof/>
              </w:rPr>
              <w:fldChar w:fldCharType="end"/>
            </w:r>
          </w:ins>
        </w:p>
        <w:p w14:paraId="1690EFE5" w14:textId="77777777" w:rsidR="007361B5" w:rsidRDefault="007361B5">
          <w:pPr>
            <w:pStyle w:val="Obsah3"/>
            <w:rPr>
              <w:ins w:id="67" w:author="brejcmic" w:date="2016-01-04T13:35:00Z"/>
              <w:rFonts w:eastAsiaTheme="minorEastAsia"/>
              <w:noProof/>
              <w:lang w:val="en-US"/>
            </w:rPr>
          </w:pPr>
          <w:ins w:id="68" w:author="brejcmic" w:date="2016-01-04T13:35:00Z">
            <w:r w:rsidRPr="00F3651A">
              <w:rPr>
                <w:rStyle w:val="Hypertextovodkaz"/>
                <w:noProof/>
              </w:rPr>
              <w:fldChar w:fldCharType="begin"/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"_Toc439677885"</w:instrText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 w:rsidRPr="00F3651A">
              <w:rPr>
                <w:rStyle w:val="Hypertextovodkaz"/>
                <w:noProof/>
              </w:rPr>
            </w:r>
            <w:r w:rsidRPr="00F3651A">
              <w:rPr>
                <w:rStyle w:val="Hypertextovodkaz"/>
                <w:noProof/>
              </w:rPr>
              <w:fldChar w:fldCharType="separate"/>
            </w:r>
            <w:r w:rsidRPr="00F3651A">
              <w:rPr>
                <w:rStyle w:val="Hypertextovodkaz"/>
                <w:noProof/>
              </w:rPr>
              <w:t>2.4.4.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651A">
              <w:rPr>
                <w:rStyle w:val="Hypertextovodkaz"/>
                <w:noProof/>
              </w:rPr>
              <w:t>EEPROM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_Toc439677885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9" w:author="brejcmic" w:date="2016-01-04T13:35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F3651A">
              <w:rPr>
                <w:rStyle w:val="Hypertextovodkaz"/>
                <w:noProof/>
              </w:rPr>
              <w:fldChar w:fldCharType="end"/>
            </w:r>
          </w:ins>
        </w:p>
        <w:p w14:paraId="514FD6D8" w14:textId="77777777" w:rsidR="007361B5" w:rsidRDefault="007361B5">
          <w:pPr>
            <w:pStyle w:val="Obsah3"/>
            <w:rPr>
              <w:ins w:id="70" w:author="brejcmic" w:date="2016-01-04T13:35:00Z"/>
              <w:rFonts w:eastAsiaTheme="minorEastAsia"/>
              <w:noProof/>
              <w:lang w:val="en-US"/>
            </w:rPr>
          </w:pPr>
          <w:ins w:id="71" w:author="brejcmic" w:date="2016-01-04T13:35:00Z">
            <w:r w:rsidRPr="00F3651A">
              <w:rPr>
                <w:rStyle w:val="Hypertextovodkaz"/>
                <w:noProof/>
              </w:rPr>
              <w:fldChar w:fldCharType="begin"/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"_Toc439677886"</w:instrText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 w:rsidRPr="00F3651A">
              <w:rPr>
                <w:rStyle w:val="Hypertextovodkaz"/>
                <w:noProof/>
              </w:rPr>
            </w:r>
            <w:r w:rsidRPr="00F3651A">
              <w:rPr>
                <w:rStyle w:val="Hypertextovodkaz"/>
                <w:noProof/>
              </w:rPr>
              <w:fldChar w:fldCharType="separate"/>
            </w:r>
            <w:r w:rsidRPr="00F3651A">
              <w:rPr>
                <w:rStyle w:val="Hypertextovodkaz"/>
                <w:noProof/>
              </w:rPr>
              <w:t>2.4.5.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651A">
              <w:rPr>
                <w:rStyle w:val="Hypertextovodkaz"/>
                <w:noProof/>
              </w:rPr>
              <w:t>PWM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_Toc439677886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2" w:author="brejcmic" w:date="2016-01-04T13:35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F3651A">
              <w:rPr>
                <w:rStyle w:val="Hypertextovodkaz"/>
                <w:noProof/>
              </w:rPr>
              <w:fldChar w:fldCharType="end"/>
            </w:r>
          </w:ins>
        </w:p>
        <w:p w14:paraId="7EF1EE36" w14:textId="77777777" w:rsidR="007361B5" w:rsidRDefault="007361B5">
          <w:pPr>
            <w:pStyle w:val="Obsah2"/>
            <w:rPr>
              <w:ins w:id="73" w:author="brejcmic" w:date="2016-01-04T13:35:00Z"/>
              <w:rFonts w:eastAsiaTheme="minorEastAsia"/>
              <w:noProof/>
              <w:lang w:val="en-US"/>
            </w:rPr>
          </w:pPr>
          <w:ins w:id="74" w:author="brejcmic" w:date="2016-01-04T13:35:00Z">
            <w:r w:rsidRPr="00F3651A">
              <w:rPr>
                <w:rStyle w:val="Hypertextovodkaz"/>
                <w:noProof/>
              </w:rPr>
              <w:fldChar w:fldCharType="begin"/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"_Toc439677887"</w:instrText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 w:rsidRPr="00F3651A">
              <w:rPr>
                <w:rStyle w:val="Hypertextovodkaz"/>
                <w:noProof/>
              </w:rPr>
            </w:r>
            <w:r w:rsidRPr="00F3651A">
              <w:rPr>
                <w:rStyle w:val="Hypertextovodkaz"/>
                <w:noProof/>
              </w:rPr>
              <w:fldChar w:fldCharType="separate"/>
            </w:r>
            <w:r w:rsidRPr="00F3651A">
              <w:rPr>
                <w:rStyle w:val="Hypertextovodkaz"/>
                <w:noProof/>
              </w:rPr>
              <w:t>2.5.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F3651A">
              <w:rPr>
                <w:rStyle w:val="Hypertextovodkaz"/>
                <w:noProof/>
              </w:rPr>
              <w:t>PROGRAM PRO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_Toc439677887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5" w:author="brejcmic" w:date="2016-01-04T13:35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F3651A">
              <w:rPr>
                <w:rStyle w:val="Hypertextovodkaz"/>
                <w:noProof/>
              </w:rPr>
              <w:fldChar w:fldCharType="end"/>
            </w:r>
          </w:ins>
        </w:p>
        <w:p w14:paraId="224C9457" w14:textId="77777777" w:rsidR="007361B5" w:rsidRDefault="007361B5">
          <w:pPr>
            <w:pStyle w:val="Obsah1"/>
            <w:rPr>
              <w:ins w:id="76" w:author="brejcmic" w:date="2016-01-04T13:35:00Z"/>
              <w:rFonts w:eastAsiaTheme="minorEastAsia"/>
              <w:noProof/>
              <w:lang w:val="en-US"/>
            </w:rPr>
          </w:pPr>
          <w:ins w:id="77" w:author="brejcmic" w:date="2016-01-04T13:35:00Z">
            <w:r w:rsidRPr="00F3651A">
              <w:rPr>
                <w:rStyle w:val="Hypertextovodkaz"/>
                <w:noProof/>
              </w:rPr>
              <w:fldChar w:fldCharType="begin"/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"_Toc439677888"</w:instrText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 w:rsidRPr="00F3651A">
              <w:rPr>
                <w:rStyle w:val="Hypertextovodkaz"/>
                <w:noProof/>
              </w:rPr>
            </w:r>
            <w:r w:rsidRPr="00F3651A">
              <w:rPr>
                <w:rStyle w:val="Hypertextovodkaz"/>
                <w:noProof/>
              </w:rPr>
              <w:fldChar w:fldCharType="separate"/>
            </w:r>
            <w:r w:rsidRPr="00F3651A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_Toc439677888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8" w:author="brejcmic" w:date="2016-01-04T13:35:00Z"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  <w:r w:rsidRPr="00F3651A">
              <w:rPr>
                <w:rStyle w:val="Hypertextovodkaz"/>
                <w:noProof/>
              </w:rPr>
              <w:fldChar w:fldCharType="end"/>
            </w:r>
          </w:ins>
        </w:p>
        <w:p w14:paraId="6EE397DB" w14:textId="77777777" w:rsidR="007361B5" w:rsidRDefault="007361B5">
          <w:pPr>
            <w:pStyle w:val="Obsah1"/>
            <w:rPr>
              <w:ins w:id="79" w:author="brejcmic" w:date="2016-01-04T13:35:00Z"/>
              <w:rFonts w:eastAsiaTheme="minorEastAsia"/>
              <w:noProof/>
              <w:lang w:val="en-US"/>
            </w:rPr>
          </w:pPr>
          <w:ins w:id="80" w:author="brejcmic" w:date="2016-01-04T13:35:00Z">
            <w:r w:rsidRPr="00F3651A">
              <w:rPr>
                <w:rStyle w:val="Hypertextovodkaz"/>
                <w:noProof/>
              </w:rPr>
              <w:fldChar w:fldCharType="begin"/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"_Toc439677889"</w:instrText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 w:rsidRPr="00F3651A">
              <w:rPr>
                <w:rStyle w:val="Hypertextovodkaz"/>
                <w:noProof/>
              </w:rPr>
            </w:r>
            <w:r w:rsidRPr="00F3651A">
              <w:rPr>
                <w:rStyle w:val="Hypertextovodkaz"/>
                <w:noProof/>
              </w:rPr>
              <w:fldChar w:fldCharType="separate"/>
            </w:r>
            <w:r w:rsidRPr="00F3651A">
              <w:rPr>
                <w:rStyle w:val="Hypertextovodkaz"/>
                <w:noProof/>
              </w:rPr>
              <w:t>POUŽITÁ 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_Toc439677889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1" w:author="brejcmic" w:date="2016-01-04T13:35:00Z"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  <w:r w:rsidRPr="00F3651A">
              <w:rPr>
                <w:rStyle w:val="Hypertextovodkaz"/>
                <w:noProof/>
              </w:rPr>
              <w:fldChar w:fldCharType="end"/>
            </w:r>
          </w:ins>
        </w:p>
        <w:p w14:paraId="2C45ACFD" w14:textId="77777777" w:rsidR="007361B5" w:rsidRDefault="007361B5">
          <w:pPr>
            <w:pStyle w:val="Obsah1"/>
            <w:rPr>
              <w:ins w:id="82" w:author="brejcmic" w:date="2016-01-04T13:35:00Z"/>
              <w:rFonts w:eastAsiaTheme="minorEastAsia"/>
              <w:noProof/>
              <w:lang w:val="en-US"/>
            </w:rPr>
          </w:pPr>
          <w:ins w:id="83" w:author="brejcmic" w:date="2016-01-04T13:35:00Z">
            <w:r w:rsidRPr="00F3651A">
              <w:rPr>
                <w:rStyle w:val="Hypertextovodkaz"/>
                <w:noProof/>
              </w:rPr>
              <w:fldChar w:fldCharType="begin"/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"_Toc439677890"</w:instrText>
            </w:r>
            <w:r w:rsidRPr="00F3651A">
              <w:rPr>
                <w:rStyle w:val="Hypertextovodkaz"/>
                <w:noProof/>
              </w:rPr>
              <w:instrText xml:space="preserve"> </w:instrText>
            </w:r>
            <w:r w:rsidRPr="00F3651A">
              <w:rPr>
                <w:rStyle w:val="Hypertextovodkaz"/>
                <w:noProof/>
              </w:rPr>
            </w:r>
            <w:r w:rsidRPr="00F3651A">
              <w:rPr>
                <w:rStyle w:val="Hypertextovodkaz"/>
                <w:noProof/>
              </w:rPr>
              <w:fldChar w:fldCharType="separate"/>
            </w:r>
            <w:r w:rsidRPr="00F3651A">
              <w:rPr>
                <w:rStyle w:val="Hypertextovodkaz"/>
                <w:noProof/>
              </w:rPr>
              <w:t>PŘÍLOHY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_Toc439677890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4" w:author="brejcmic" w:date="2016-01-04T13:35:00Z"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  <w:r w:rsidRPr="00F3651A">
              <w:rPr>
                <w:rStyle w:val="Hypertextovodkaz"/>
                <w:noProof/>
              </w:rPr>
              <w:fldChar w:fldCharType="end"/>
            </w:r>
          </w:ins>
        </w:p>
        <w:p w14:paraId="4CB6376D" w14:textId="77777777" w:rsidR="00DA569B" w:rsidDel="007361B5" w:rsidRDefault="00DA569B" w:rsidP="00DA569B">
          <w:pPr>
            <w:pStyle w:val="Obsah1"/>
            <w:rPr>
              <w:del w:id="85" w:author="brejcmic" w:date="2016-01-04T13:35:00Z"/>
              <w:rFonts w:eastAsiaTheme="minorEastAsia"/>
              <w:noProof/>
              <w:lang w:eastAsia="cs-CZ"/>
            </w:rPr>
          </w:pPr>
          <w:del w:id="86" w:author="brejcmic" w:date="2016-01-04T13:35:00Z">
            <w:r w:rsidRPr="007361B5" w:rsidDel="007361B5">
              <w:rPr>
                <w:noProof/>
                <w:rPrChange w:id="87" w:author="brejcmic" w:date="2016-01-04T13:35:00Z">
                  <w:rPr>
                    <w:rStyle w:val="Hypertextovodkaz"/>
                    <w:noProof/>
                  </w:rPr>
                </w:rPrChange>
              </w:rPr>
              <w:delText>ÚVOD</w:delText>
            </w:r>
            <w:r w:rsidDel="007361B5">
              <w:rPr>
                <w:noProof/>
                <w:webHidden/>
              </w:rPr>
              <w:tab/>
              <w:delText>4</w:delText>
            </w:r>
          </w:del>
        </w:p>
        <w:p w14:paraId="057934EE" w14:textId="77777777" w:rsidR="00DA569B" w:rsidDel="007361B5" w:rsidRDefault="00DA569B" w:rsidP="00DA569B">
          <w:pPr>
            <w:pStyle w:val="Obsah1"/>
            <w:rPr>
              <w:del w:id="88" w:author="brejcmic" w:date="2016-01-04T13:35:00Z"/>
              <w:rFonts w:eastAsiaTheme="minorEastAsia"/>
              <w:noProof/>
              <w:lang w:eastAsia="cs-CZ"/>
            </w:rPr>
          </w:pPr>
          <w:del w:id="89" w:author="brejcmic" w:date="2016-01-04T13:35:00Z">
            <w:r w:rsidRPr="007361B5" w:rsidDel="007361B5">
              <w:rPr>
                <w:noProof/>
                <w:rPrChange w:id="90" w:author="brejcmic" w:date="2016-01-04T13:35:00Z">
                  <w:rPr>
                    <w:rStyle w:val="Hypertextovodkaz"/>
                    <w:noProof/>
                  </w:rPr>
                </w:rPrChange>
              </w:rPr>
              <w:delText>1.</w:delText>
            </w:r>
            <w:r w:rsidDel="007361B5">
              <w:rPr>
                <w:rFonts w:eastAsiaTheme="minorEastAsia"/>
                <w:noProof/>
                <w:lang w:eastAsia="cs-CZ"/>
              </w:rPr>
              <w:tab/>
            </w:r>
            <w:r w:rsidRPr="007361B5" w:rsidDel="007361B5">
              <w:rPr>
                <w:noProof/>
                <w:rPrChange w:id="91" w:author="brejcmic" w:date="2016-01-04T13:35:00Z">
                  <w:rPr>
                    <w:rStyle w:val="Hypertextovodkaz"/>
                    <w:noProof/>
                  </w:rPr>
                </w:rPrChange>
              </w:rPr>
              <w:delText>TEORETICKÁ ČÁST</w:delText>
            </w:r>
            <w:r w:rsidDel="007361B5">
              <w:rPr>
                <w:noProof/>
                <w:webHidden/>
              </w:rPr>
              <w:tab/>
              <w:delText>5</w:delText>
            </w:r>
          </w:del>
        </w:p>
        <w:p w14:paraId="15F04A42" w14:textId="77777777" w:rsidR="00DA569B" w:rsidDel="007361B5" w:rsidRDefault="00DA569B" w:rsidP="00DA569B">
          <w:pPr>
            <w:pStyle w:val="Obsah2"/>
            <w:rPr>
              <w:del w:id="92" w:author="brejcmic" w:date="2016-01-04T13:35:00Z"/>
              <w:rFonts w:eastAsiaTheme="minorEastAsia"/>
              <w:noProof/>
              <w:lang w:eastAsia="cs-CZ"/>
            </w:rPr>
          </w:pPr>
          <w:del w:id="93" w:author="brejcmic" w:date="2016-01-04T13:35:00Z">
            <w:r w:rsidRPr="007361B5" w:rsidDel="007361B5">
              <w:rPr>
                <w:noProof/>
                <w:rPrChange w:id="94" w:author="brejcmic" w:date="2016-01-04T13:35:00Z">
                  <w:rPr>
                    <w:rStyle w:val="Hypertextovodkaz"/>
                    <w:noProof/>
                  </w:rPr>
                </w:rPrChange>
              </w:rPr>
              <w:delText>1.1.</w:delText>
            </w:r>
            <w:r w:rsidDel="007361B5">
              <w:rPr>
                <w:rFonts w:eastAsiaTheme="minorEastAsia"/>
                <w:noProof/>
                <w:lang w:eastAsia="cs-CZ"/>
              </w:rPr>
              <w:tab/>
            </w:r>
            <w:r w:rsidRPr="007361B5" w:rsidDel="007361B5">
              <w:rPr>
                <w:noProof/>
                <w:rPrChange w:id="95" w:author="brejcmic" w:date="2016-01-04T13:35:00Z">
                  <w:rPr>
                    <w:rStyle w:val="Hypertextovodkaz"/>
                    <w:noProof/>
                  </w:rPr>
                </w:rPrChange>
              </w:rPr>
              <w:delText>ARDUINO</w:delText>
            </w:r>
            <w:r w:rsidDel="007361B5">
              <w:rPr>
                <w:noProof/>
                <w:webHidden/>
              </w:rPr>
              <w:tab/>
              <w:delText>5</w:delText>
            </w:r>
          </w:del>
        </w:p>
        <w:p w14:paraId="3E5D7781" w14:textId="77777777" w:rsidR="00DA569B" w:rsidDel="007361B5" w:rsidRDefault="00DA569B" w:rsidP="00DA569B">
          <w:pPr>
            <w:pStyle w:val="Obsah3"/>
            <w:spacing w:after="0"/>
            <w:rPr>
              <w:del w:id="96" w:author="brejcmic" w:date="2016-01-04T13:35:00Z"/>
              <w:rFonts w:eastAsiaTheme="minorEastAsia"/>
              <w:noProof/>
              <w:lang w:eastAsia="cs-CZ"/>
            </w:rPr>
          </w:pPr>
          <w:del w:id="97" w:author="brejcmic" w:date="2016-01-04T13:35:00Z">
            <w:r w:rsidRPr="007361B5" w:rsidDel="007361B5">
              <w:rPr>
                <w:noProof/>
                <w:rPrChange w:id="98" w:author="brejcmic" w:date="2016-01-04T13:35:00Z">
                  <w:rPr>
                    <w:rStyle w:val="Hypertextovodkaz"/>
                    <w:noProof/>
                  </w:rPr>
                </w:rPrChange>
              </w:rPr>
              <w:delText>1.1.1.</w:delText>
            </w:r>
            <w:r w:rsidDel="007361B5">
              <w:rPr>
                <w:rFonts w:eastAsiaTheme="minorEastAsia"/>
                <w:noProof/>
                <w:lang w:eastAsia="cs-CZ"/>
              </w:rPr>
              <w:tab/>
            </w:r>
            <w:r w:rsidRPr="007361B5" w:rsidDel="007361B5">
              <w:rPr>
                <w:noProof/>
                <w:rPrChange w:id="99" w:author="brejcmic" w:date="2016-01-04T13:35:00Z">
                  <w:rPr>
                    <w:rStyle w:val="Hypertextovodkaz"/>
                    <w:noProof/>
                  </w:rPr>
                </w:rPrChange>
              </w:rPr>
              <w:delText>HISTORIE</w:delText>
            </w:r>
            <w:r w:rsidDel="007361B5">
              <w:rPr>
                <w:noProof/>
                <w:webHidden/>
              </w:rPr>
              <w:tab/>
              <w:delText>5</w:delText>
            </w:r>
          </w:del>
        </w:p>
        <w:p w14:paraId="22BE6C2D" w14:textId="77777777" w:rsidR="00DA569B" w:rsidDel="007361B5" w:rsidRDefault="00DA569B" w:rsidP="00DA569B">
          <w:pPr>
            <w:pStyle w:val="Obsah3"/>
            <w:spacing w:after="0"/>
            <w:rPr>
              <w:del w:id="100" w:author="brejcmic" w:date="2016-01-04T13:35:00Z"/>
              <w:rFonts w:eastAsiaTheme="minorEastAsia"/>
              <w:noProof/>
              <w:lang w:eastAsia="cs-CZ"/>
            </w:rPr>
          </w:pPr>
          <w:del w:id="101" w:author="brejcmic" w:date="2016-01-04T13:35:00Z">
            <w:r w:rsidRPr="007361B5" w:rsidDel="007361B5">
              <w:rPr>
                <w:noProof/>
                <w:rPrChange w:id="102" w:author="brejcmic" w:date="2016-01-04T13:35:00Z">
                  <w:rPr>
                    <w:rStyle w:val="Hypertextovodkaz"/>
                    <w:noProof/>
                  </w:rPr>
                </w:rPrChange>
              </w:rPr>
              <w:delText>1.1.2.</w:delText>
            </w:r>
            <w:r w:rsidDel="007361B5">
              <w:rPr>
                <w:rFonts w:eastAsiaTheme="minorEastAsia"/>
                <w:noProof/>
                <w:lang w:eastAsia="cs-CZ"/>
              </w:rPr>
              <w:tab/>
            </w:r>
            <w:r w:rsidRPr="007361B5" w:rsidDel="007361B5">
              <w:rPr>
                <w:noProof/>
                <w:rPrChange w:id="103" w:author="brejcmic" w:date="2016-01-04T13:35:00Z">
                  <w:rPr>
                    <w:rStyle w:val="Hypertextovodkaz"/>
                    <w:noProof/>
                  </w:rPr>
                </w:rPrChange>
              </w:rPr>
              <w:delText>HARDWARE</w:delText>
            </w:r>
            <w:r w:rsidDel="007361B5">
              <w:rPr>
                <w:noProof/>
                <w:webHidden/>
              </w:rPr>
              <w:tab/>
              <w:delText>5</w:delText>
            </w:r>
          </w:del>
        </w:p>
        <w:p w14:paraId="7E48CBCB" w14:textId="77777777" w:rsidR="00DA569B" w:rsidDel="007361B5" w:rsidRDefault="00DA569B" w:rsidP="00DA569B">
          <w:pPr>
            <w:pStyle w:val="Obsah3"/>
            <w:spacing w:after="0"/>
            <w:rPr>
              <w:del w:id="104" w:author="brejcmic" w:date="2016-01-04T13:35:00Z"/>
              <w:rFonts w:eastAsiaTheme="minorEastAsia"/>
              <w:noProof/>
              <w:lang w:eastAsia="cs-CZ"/>
            </w:rPr>
          </w:pPr>
          <w:del w:id="105" w:author="brejcmic" w:date="2016-01-04T13:35:00Z">
            <w:r w:rsidRPr="007361B5" w:rsidDel="007361B5">
              <w:rPr>
                <w:noProof/>
                <w:rPrChange w:id="106" w:author="brejcmic" w:date="2016-01-04T13:35:00Z">
                  <w:rPr>
                    <w:rStyle w:val="Hypertextovodkaz"/>
                    <w:noProof/>
                  </w:rPr>
                </w:rPrChange>
              </w:rPr>
              <w:delText>1.1.3.</w:delText>
            </w:r>
            <w:r w:rsidDel="007361B5">
              <w:rPr>
                <w:rFonts w:eastAsiaTheme="minorEastAsia"/>
                <w:noProof/>
                <w:lang w:eastAsia="cs-CZ"/>
              </w:rPr>
              <w:tab/>
            </w:r>
            <w:r w:rsidRPr="007361B5" w:rsidDel="007361B5">
              <w:rPr>
                <w:noProof/>
                <w:rPrChange w:id="107" w:author="brejcmic" w:date="2016-01-04T13:35:00Z">
                  <w:rPr>
                    <w:rStyle w:val="Hypertextovodkaz"/>
                    <w:noProof/>
                  </w:rPr>
                </w:rPrChange>
              </w:rPr>
              <w:delText>VÝVOJOVÉ PROSTŘEDÍ A PROGRAMOVACÍ JAZYK</w:delText>
            </w:r>
            <w:r w:rsidDel="007361B5">
              <w:rPr>
                <w:noProof/>
                <w:webHidden/>
              </w:rPr>
              <w:tab/>
              <w:delText>6</w:delText>
            </w:r>
          </w:del>
        </w:p>
        <w:p w14:paraId="49BF1598" w14:textId="77777777" w:rsidR="00DA569B" w:rsidDel="007361B5" w:rsidRDefault="00DA569B" w:rsidP="00DA569B">
          <w:pPr>
            <w:pStyle w:val="Obsah2"/>
            <w:rPr>
              <w:del w:id="108" w:author="brejcmic" w:date="2016-01-04T13:35:00Z"/>
              <w:rFonts w:eastAsiaTheme="minorEastAsia"/>
              <w:noProof/>
              <w:lang w:eastAsia="cs-CZ"/>
            </w:rPr>
          </w:pPr>
          <w:del w:id="109" w:author="brejcmic" w:date="2016-01-04T13:35:00Z">
            <w:r w:rsidRPr="007361B5" w:rsidDel="007361B5">
              <w:rPr>
                <w:noProof/>
                <w:rPrChange w:id="110" w:author="brejcmic" w:date="2016-01-04T13:35:00Z">
                  <w:rPr>
                    <w:rStyle w:val="Hypertextovodkaz"/>
                    <w:noProof/>
                  </w:rPr>
                </w:rPrChange>
              </w:rPr>
              <w:delText>1.2.</w:delText>
            </w:r>
            <w:r w:rsidDel="007361B5">
              <w:rPr>
                <w:rFonts w:eastAsiaTheme="minorEastAsia"/>
                <w:noProof/>
                <w:lang w:eastAsia="cs-CZ"/>
              </w:rPr>
              <w:tab/>
            </w:r>
            <w:r w:rsidRPr="007361B5" w:rsidDel="007361B5">
              <w:rPr>
                <w:noProof/>
                <w:rPrChange w:id="111" w:author="brejcmic" w:date="2016-01-04T13:35:00Z">
                  <w:rPr>
                    <w:rStyle w:val="Hypertextovodkaz"/>
                    <w:noProof/>
                  </w:rPr>
                </w:rPrChange>
              </w:rPr>
              <w:delText>LED OSVĚTLENÍ</w:delText>
            </w:r>
            <w:r w:rsidDel="007361B5">
              <w:rPr>
                <w:noProof/>
                <w:webHidden/>
              </w:rPr>
              <w:tab/>
              <w:delText>8</w:delText>
            </w:r>
          </w:del>
        </w:p>
        <w:p w14:paraId="42AC42F5" w14:textId="77777777" w:rsidR="00DA569B" w:rsidDel="007361B5" w:rsidRDefault="00DA569B" w:rsidP="00DA569B">
          <w:pPr>
            <w:pStyle w:val="Obsah3"/>
            <w:spacing w:after="0"/>
            <w:rPr>
              <w:del w:id="112" w:author="brejcmic" w:date="2016-01-04T13:35:00Z"/>
              <w:rFonts w:eastAsiaTheme="minorEastAsia"/>
              <w:noProof/>
              <w:lang w:eastAsia="cs-CZ"/>
            </w:rPr>
          </w:pPr>
          <w:del w:id="113" w:author="brejcmic" w:date="2016-01-04T13:35:00Z">
            <w:r w:rsidRPr="007361B5" w:rsidDel="007361B5">
              <w:rPr>
                <w:noProof/>
                <w:rPrChange w:id="114" w:author="brejcmic" w:date="2016-01-04T13:35:00Z">
                  <w:rPr>
                    <w:rStyle w:val="Hypertextovodkaz"/>
                    <w:noProof/>
                  </w:rPr>
                </w:rPrChange>
              </w:rPr>
              <w:delText>1.2.1.</w:delText>
            </w:r>
            <w:r w:rsidDel="007361B5">
              <w:rPr>
                <w:rFonts w:eastAsiaTheme="minorEastAsia"/>
                <w:noProof/>
                <w:lang w:eastAsia="cs-CZ"/>
              </w:rPr>
              <w:tab/>
            </w:r>
            <w:r w:rsidRPr="007361B5" w:rsidDel="007361B5">
              <w:rPr>
                <w:noProof/>
                <w:rPrChange w:id="115" w:author="brejcmic" w:date="2016-01-04T13:35:00Z">
                  <w:rPr>
                    <w:rStyle w:val="Hypertextovodkaz"/>
                    <w:noProof/>
                  </w:rPr>
                </w:rPrChange>
              </w:rPr>
              <w:delText>SVĚTELNÉ ZDROJE</w:delText>
            </w:r>
            <w:r w:rsidDel="007361B5">
              <w:rPr>
                <w:noProof/>
                <w:webHidden/>
              </w:rPr>
              <w:tab/>
              <w:delText>8</w:delText>
            </w:r>
          </w:del>
        </w:p>
        <w:p w14:paraId="65918991" w14:textId="77777777" w:rsidR="00DA569B" w:rsidDel="007361B5" w:rsidRDefault="00DA569B" w:rsidP="00DA569B">
          <w:pPr>
            <w:pStyle w:val="Obsah3"/>
            <w:spacing w:after="0"/>
            <w:rPr>
              <w:del w:id="116" w:author="brejcmic" w:date="2016-01-04T13:35:00Z"/>
              <w:rFonts w:eastAsiaTheme="minorEastAsia"/>
              <w:noProof/>
              <w:lang w:eastAsia="cs-CZ"/>
            </w:rPr>
          </w:pPr>
          <w:del w:id="117" w:author="brejcmic" w:date="2016-01-04T13:35:00Z">
            <w:r w:rsidRPr="007361B5" w:rsidDel="007361B5">
              <w:rPr>
                <w:noProof/>
                <w:rPrChange w:id="118" w:author="brejcmic" w:date="2016-01-04T13:35:00Z">
                  <w:rPr>
                    <w:rStyle w:val="Hypertextovodkaz"/>
                    <w:noProof/>
                  </w:rPr>
                </w:rPrChange>
              </w:rPr>
              <w:delText>1.2.2.</w:delText>
            </w:r>
            <w:r w:rsidDel="007361B5">
              <w:rPr>
                <w:rFonts w:eastAsiaTheme="minorEastAsia"/>
                <w:noProof/>
                <w:lang w:eastAsia="cs-CZ"/>
              </w:rPr>
              <w:tab/>
            </w:r>
            <w:r w:rsidRPr="007361B5" w:rsidDel="007361B5">
              <w:rPr>
                <w:noProof/>
                <w:rPrChange w:id="119" w:author="brejcmic" w:date="2016-01-04T13:35:00Z">
                  <w:rPr>
                    <w:rStyle w:val="Hypertextovodkaz"/>
                    <w:noProof/>
                  </w:rPr>
                </w:rPrChange>
              </w:rPr>
              <w:delText>FUNKCE</w:delText>
            </w:r>
            <w:r w:rsidDel="007361B5">
              <w:rPr>
                <w:noProof/>
                <w:webHidden/>
              </w:rPr>
              <w:tab/>
              <w:delText>9</w:delText>
            </w:r>
          </w:del>
        </w:p>
        <w:p w14:paraId="1B577457" w14:textId="77777777" w:rsidR="00DA569B" w:rsidDel="007361B5" w:rsidRDefault="00DA569B" w:rsidP="00DA569B">
          <w:pPr>
            <w:pStyle w:val="Obsah3"/>
            <w:spacing w:after="0"/>
            <w:rPr>
              <w:del w:id="120" w:author="brejcmic" w:date="2016-01-04T13:35:00Z"/>
              <w:rFonts w:eastAsiaTheme="minorEastAsia"/>
              <w:noProof/>
              <w:lang w:eastAsia="cs-CZ"/>
            </w:rPr>
          </w:pPr>
          <w:del w:id="121" w:author="brejcmic" w:date="2016-01-04T13:35:00Z">
            <w:r w:rsidRPr="007361B5" w:rsidDel="007361B5">
              <w:rPr>
                <w:noProof/>
                <w:rPrChange w:id="122" w:author="brejcmic" w:date="2016-01-04T13:35:00Z">
                  <w:rPr>
                    <w:rStyle w:val="Hypertextovodkaz"/>
                    <w:noProof/>
                  </w:rPr>
                </w:rPrChange>
              </w:rPr>
              <w:delText>1.2.3.</w:delText>
            </w:r>
            <w:r w:rsidDel="007361B5">
              <w:rPr>
                <w:rFonts w:eastAsiaTheme="minorEastAsia"/>
                <w:noProof/>
                <w:lang w:eastAsia="cs-CZ"/>
              </w:rPr>
              <w:tab/>
            </w:r>
            <w:r w:rsidRPr="007361B5" w:rsidDel="007361B5">
              <w:rPr>
                <w:noProof/>
                <w:rPrChange w:id="123" w:author="brejcmic" w:date="2016-01-04T13:35:00Z">
                  <w:rPr>
                    <w:rStyle w:val="Hypertextovodkaz"/>
                    <w:noProof/>
                  </w:rPr>
                </w:rPrChange>
              </w:rPr>
              <w:delText>ELEKTRICKÉ VLASTNOSTI</w:delText>
            </w:r>
            <w:r w:rsidDel="007361B5">
              <w:rPr>
                <w:noProof/>
                <w:webHidden/>
              </w:rPr>
              <w:tab/>
              <w:delText>9</w:delText>
            </w:r>
          </w:del>
        </w:p>
        <w:p w14:paraId="05170055" w14:textId="77777777" w:rsidR="00DA569B" w:rsidDel="007361B5" w:rsidRDefault="00DA569B" w:rsidP="00DA569B">
          <w:pPr>
            <w:pStyle w:val="Obsah3"/>
            <w:spacing w:after="0"/>
            <w:rPr>
              <w:del w:id="124" w:author="brejcmic" w:date="2016-01-04T13:35:00Z"/>
              <w:rFonts w:eastAsiaTheme="minorEastAsia"/>
              <w:noProof/>
              <w:lang w:eastAsia="cs-CZ"/>
            </w:rPr>
          </w:pPr>
          <w:del w:id="125" w:author="brejcmic" w:date="2016-01-04T13:35:00Z">
            <w:r w:rsidRPr="007361B5" w:rsidDel="007361B5">
              <w:rPr>
                <w:noProof/>
                <w:rPrChange w:id="126" w:author="brejcmic" w:date="2016-01-04T13:35:00Z">
                  <w:rPr>
                    <w:rStyle w:val="Hypertextovodkaz"/>
                    <w:noProof/>
                  </w:rPr>
                </w:rPrChange>
              </w:rPr>
              <w:delText>1.2.4.</w:delText>
            </w:r>
            <w:r w:rsidDel="007361B5">
              <w:rPr>
                <w:rFonts w:eastAsiaTheme="minorEastAsia"/>
                <w:noProof/>
                <w:lang w:eastAsia="cs-CZ"/>
              </w:rPr>
              <w:tab/>
            </w:r>
            <w:r w:rsidRPr="007361B5" w:rsidDel="007361B5">
              <w:rPr>
                <w:noProof/>
                <w:rPrChange w:id="127" w:author="brejcmic" w:date="2016-01-04T13:35:00Z">
                  <w:rPr>
                    <w:rStyle w:val="Hypertextovodkaz"/>
                    <w:noProof/>
                  </w:rPr>
                </w:rPrChange>
              </w:rPr>
              <w:delText>REGULACE JASU LED</w:delText>
            </w:r>
            <w:r w:rsidDel="007361B5">
              <w:rPr>
                <w:noProof/>
                <w:webHidden/>
              </w:rPr>
              <w:tab/>
              <w:delText>10</w:delText>
            </w:r>
          </w:del>
        </w:p>
        <w:p w14:paraId="5E745E5F" w14:textId="77777777" w:rsidR="00DA569B" w:rsidDel="007361B5" w:rsidRDefault="00DA569B" w:rsidP="00DA569B">
          <w:pPr>
            <w:pStyle w:val="Obsah2"/>
            <w:rPr>
              <w:del w:id="128" w:author="brejcmic" w:date="2016-01-04T13:35:00Z"/>
              <w:rFonts w:eastAsiaTheme="minorEastAsia"/>
              <w:noProof/>
              <w:lang w:eastAsia="cs-CZ"/>
            </w:rPr>
          </w:pPr>
          <w:del w:id="129" w:author="brejcmic" w:date="2016-01-04T13:35:00Z">
            <w:r w:rsidRPr="007361B5" w:rsidDel="007361B5">
              <w:rPr>
                <w:noProof/>
                <w:rPrChange w:id="130" w:author="brejcmic" w:date="2016-01-04T13:35:00Z">
                  <w:rPr>
                    <w:rStyle w:val="Hypertextovodkaz"/>
                    <w:noProof/>
                  </w:rPr>
                </w:rPrChange>
              </w:rPr>
              <w:delText>1.3.</w:delText>
            </w:r>
            <w:r w:rsidDel="007361B5">
              <w:rPr>
                <w:rFonts w:eastAsiaTheme="minorEastAsia"/>
                <w:noProof/>
                <w:lang w:eastAsia="cs-CZ"/>
              </w:rPr>
              <w:tab/>
            </w:r>
            <w:r w:rsidRPr="007361B5" w:rsidDel="007361B5">
              <w:rPr>
                <w:noProof/>
                <w:rPrChange w:id="131" w:author="brejcmic" w:date="2016-01-04T13:35:00Z">
                  <w:rPr>
                    <w:rStyle w:val="Hypertextovodkaz"/>
                    <w:noProof/>
                  </w:rPr>
                </w:rPrChange>
              </w:rPr>
              <w:delText>POTŘEBY AKVÁRIA</w:delText>
            </w:r>
            <w:r w:rsidDel="007361B5">
              <w:rPr>
                <w:noProof/>
                <w:webHidden/>
              </w:rPr>
              <w:tab/>
              <w:delText>11</w:delText>
            </w:r>
          </w:del>
        </w:p>
        <w:p w14:paraId="315543C5" w14:textId="77777777" w:rsidR="00DA569B" w:rsidDel="007361B5" w:rsidRDefault="00DA569B" w:rsidP="00DA569B">
          <w:pPr>
            <w:pStyle w:val="Obsah3"/>
            <w:spacing w:after="0"/>
            <w:rPr>
              <w:del w:id="132" w:author="brejcmic" w:date="2016-01-04T13:35:00Z"/>
              <w:rFonts w:eastAsiaTheme="minorEastAsia"/>
              <w:noProof/>
              <w:lang w:eastAsia="cs-CZ"/>
            </w:rPr>
          </w:pPr>
          <w:del w:id="133" w:author="brejcmic" w:date="2016-01-04T13:35:00Z">
            <w:r w:rsidRPr="007361B5" w:rsidDel="007361B5">
              <w:rPr>
                <w:noProof/>
                <w:rPrChange w:id="134" w:author="brejcmic" w:date="2016-01-04T13:35:00Z">
                  <w:rPr>
                    <w:rStyle w:val="Hypertextovodkaz"/>
                    <w:noProof/>
                  </w:rPr>
                </w:rPrChange>
              </w:rPr>
              <w:delText>1.3.1.</w:delText>
            </w:r>
            <w:r w:rsidDel="007361B5">
              <w:rPr>
                <w:rFonts w:eastAsiaTheme="minorEastAsia"/>
                <w:noProof/>
                <w:lang w:eastAsia="cs-CZ"/>
              </w:rPr>
              <w:tab/>
            </w:r>
            <w:r w:rsidRPr="007361B5" w:rsidDel="007361B5">
              <w:rPr>
                <w:noProof/>
                <w:rPrChange w:id="135" w:author="brejcmic" w:date="2016-01-04T13:35:00Z">
                  <w:rPr>
                    <w:rStyle w:val="Hypertextovodkaz"/>
                    <w:noProof/>
                  </w:rPr>
                </w:rPrChange>
              </w:rPr>
              <w:delText>POTŘEBNÝ VÝKON LED OSVĚTLENÍ</w:delText>
            </w:r>
            <w:r w:rsidDel="007361B5">
              <w:rPr>
                <w:noProof/>
                <w:webHidden/>
              </w:rPr>
              <w:tab/>
              <w:delText>13</w:delText>
            </w:r>
          </w:del>
        </w:p>
        <w:p w14:paraId="2F15AD91" w14:textId="77777777" w:rsidR="00DA569B" w:rsidDel="007361B5" w:rsidRDefault="00DA569B" w:rsidP="00DA569B">
          <w:pPr>
            <w:pStyle w:val="Obsah3"/>
            <w:spacing w:after="0"/>
            <w:rPr>
              <w:del w:id="136" w:author="brejcmic" w:date="2016-01-04T13:35:00Z"/>
              <w:rFonts w:eastAsiaTheme="minorEastAsia"/>
              <w:noProof/>
              <w:lang w:eastAsia="cs-CZ"/>
            </w:rPr>
          </w:pPr>
          <w:del w:id="137" w:author="brejcmic" w:date="2016-01-04T13:35:00Z">
            <w:r w:rsidRPr="007361B5" w:rsidDel="007361B5">
              <w:rPr>
                <w:noProof/>
                <w:rPrChange w:id="138" w:author="brejcmic" w:date="2016-01-04T13:35:00Z">
                  <w:rPr>
                    <w:rStyle w:val="Hypertextovodkaz"/>
                    <w:noProof/>
                  </w:rPr>
                </w:rPrChange>
              </w:rPr>
              <w:delText>1.3.2.</w:delText>
            </w:r>
            <w:r w:rsidDel="007361B5">
              <w:rPr>
                <w:rFonts w:eastAsiaTheme="minorEastAsia"/>
                <w:noProof/>
                <w:lang w:eastAsia="cs-CZ"/>
              </w:rPr>
              <w:tab/>
            </w:r>
            <w:r w:rsidRPr="007361B5" w:rsidDel="007361B5">
              <w:rPr>
                <w:noProof/>
                <w:rPrChange w:id="139" w:author="brejcmic" w:date="2016-01-04T13:35:00Z">
                  <w:rPr>
                    <w:rStyle w:val="Hypertextovodkaz"/>
                    <w:noProof/>
                  </w:rPr>
                </w:rPrChange>
              </w:rPr>
              <w:delText>VÝBĚR</w:delText>
            </w:r>
            <w:r w:rsidDel="007361B5">
              <w:rPr>
                <w:noProof/>
                <w:webHidden/>
              </w:rPr>
              <w:tab/>
              <w:delText>13</w:delText>
            </w:r>
          </w:del>
        </w:p>
        <w:p w14:paraId="6DB054B6" w14:textId="77777777" w:rsidR="00DA569B" w:rsidDel="007361B5" w:rsidRDefault="00DA569B" w:rsidP="00DA569B">
          <w:pPr>
            <w:pStyle w:val="Obsah1"/>
            <w:rPr>
              <w:del w:id="140" w:author="brejcmic" w:date="2016-01-04T13:35:00Z"/>
              <w:rFonts w:eastAsiaTheme="minorEastAsia"/>
              <w:noProof/>
              <w:lang w:eastAsia="cs-CZ"/>
            </w:rPr>
          </w:pPr>
          <w:del w:id="141" w:author="brejcmic" w:date="2016-01-04T13:35:00Z">
            <w:r w:rsidRPr="007361B5" w:rsidDel="007361B5">
              <w:rPr>
                <w:noProof/>
                <w:rPrChange w:id="142" w:author="brejcmic" w:date="2016-01-04T13:35:00Z">
                  <w:rPr>
                    <w:rStyle w:val="Hypertextovodkaz"/>
                    <w:noProof/>
                  </w:rPr>
                </w:rPrChange>
              </w:rPr>
              <w:delText>2.</w:delText>
            </w:r>
            <w:r w:rsidDel="007361B5">
              <w:rPr>
                <w:rFonts w:eastAsiaTheme="minorEastAsia"/>
                <w:noProof/>
                <w:lang w:eastAsia="cs-CZ"/>
              </w:rPr>
              <w:tab/>
            </w:r>
            <w:r w:rsidRPr="007361B5" w:rsidDel="007361B5">
              <w:rPr>
                <w:noProof/>
                <w:rPrChange w:id="143" w:author="brejcmic" w:date="2016-01-04T13:35:00Z">
                  <w:rPr>
                    <w:rStyle w:val="Hypertextovodkaz"/>
                    <w:noProof/>
                  </w:rPr>
                </w:rPrChange>
              </w:rPr>
              <w:delText>PRAKTICKÁ ČÁST</w:delText>
            </w:r>
            <w:r w:rsidDel="007361B5">
              <w:rPr>
                <w:noProof/>
                <w:webHidden/>
              </w:rPr>
              <w:tab/>
              <w:delText>15</w:delText>
            </w:r>
          </w:del>
        </w:p>
        <w:p w14:paraId="20AEBD6F" w14:textId="77777777" w:rsidR="00DA569B" w:rsidDel="007361B5" w:rsidRDefault="00DA569B" w:rsidP="00DA569B">
          <w:pPr>
            <w:pStyle w:val="Obsah2"/>
            <w:rPr>
              <w:del w:id="144" w:author="brejcmic" w:date="2016-01-04T13:35:00Z"/>
              <w:rFonts w:eastAsiaTheme="minorEastAsia"/>
              <w:noProof/>
              <w:lang w:eastAsia="cs-CZ"/>
            </w:rPr>
          </w:pPr>
          <w:del w:id="145" w:author="brejcmic" w:date="2016-01-04T13:35:00Z">
            <w:r w:rsidRPr="007361B5" w:rsidDel="007361B5">
              <w:rPr>
                <w:noProof/>
                <w:rPrChange w:id="146" w:author="brejcmic" w:date="2016-01-04T13:35:00Z">
                  <w:rPr>
                    <w:rStyle w:val="Hypertextovodkaz"/>
                    <w:noProof/>
                  </w:rPr>
                </w:rPrChange>
              </w:rPr>
              <w:delText>2.1.</w:delText>
            </w:r>
            <w:r w:rsidDel="007361B5">
              <w:rPr>
                <w:rFonts w:eastAsiaTheme="minorEastAsia"/>
                <w:noProof/>
                <w:lang w:eastAsia="cs-CZ"/>
              </w:rPr>
              <w:tab/>
            </w:r>
            <w:r w:rsidRPr="007361B5" w:rsidDel="007361B5">
              <w:rPr>
                <w:noProof/>
                <w:rPrChange w:id="147" w:author="brejcmic" w:date="2016-01-04T13:35:00Z">
                  <w:rPr>
                    <w:rStyle w:val="Hypertextovodkaz"/>
                    <w:noProof/>
                  </w:rPr>
                </w:rPrChange>
              </w:rPr>
              <w:delText>OSVĚTLOVACÍ RAMPA</w:delText>
            </w:r>
            <w:r w:rsidDel="007361B5">
              <w:rPr>
                <w:noProof/>
                <w:webHidden/>
              </w:rPr>
              <w:tab/>
              <w:delText>15</w:delText>
            </w:r>
          </w:del>
        </w:p>
        <w:p w14:paraId="6AA613C7" w14:textId="77777777" w:rsidR="00DA569B" w:rsidDel="007361B5" w:rsidRDefault="00DA569B" w:rsidP="00DA569B">
          <w:pPr>
            <w:pStyle w:val="Obsah2"/>
            <w:rPr>
              <w:del w:id="148" w:author="brejcmic" w:date="2016-01-04T13:35:00Z"/>
              <w:rFonts w:eastAsiaTheme="minorEastAsia"/>
              <w:noProof/>
              <w:lang w:eastAsia="cs-CZ"/>
            </w:rPr>
          </w:pPr>
          <w:del w:id="149" w:author="brejcmic" w:date="2016-01-04T13:35:00Z">
            <w:r w:rsidRPr="007361B5" w:rsidDel="007361B5">
              <w:rPr>
                <w:noProof/>
                <w:rPrChange w:id="150" w:author="brejcmic" w:date="2016-01-04T13:35:00Z">
                  <w:rPr>
                    <w:rStyle w:val="Hypertextovodkaz"/>
                    <w:noProof/>
                  </w:rPr>
                </w:rPrChange>
              </w:rPr>
              <w:delText>2.2.</w:delText>
            </w:r>
            <w:r w:rsidDel="007361B5">
              <w:rPr>
                <w:rFonts w:eastAsiaTheme="minorEastAsia"/>
                <w:noProof/>
                <w:lang w:eastAsia="cs-CZ"/>
              </w:rPr>
              <w:tab/>
            </w:r>
            <w:r w:rsidRPr="007361B5" w:rsidDel="007361B5">
              <w:rPr>
                <w:noProof/>
                <w:rPrChange w:id="151" w:author="brejcmic" w:date="2016-01-04T13:35:00Z">
                  <w:rPr>
                    <w:rStyle w:val="Hypertextovodkaz"/>
                    <w:noProof/>
                  </w:rPr>
                </w:rPrChange>
              </w:rPr>
              <w:delText>VÝKONOVÁ DESKA</w:delText>
            </w:r>
            <w:r w:rsidDel="007361B5">
              <w:rPr>
                <w:noProof/>
                <w:webHidden/>
              </w:rPr>
              <w:tab/>
              <w:delText>15</w:delText>
            </w:r>
          </w:del>
        </w:p>
        <w:p w14:paraId="0051ABF0" w14:textId="77777777" w:rsidR="00DA569B" w:rsidDel="007361B5" w:rsidRDefault="00DA569B" w:rsidP="00DA569B">
          <w:pPr>
            <w:pStyle w:val="Obsah2"/>
            <w:rPr>
              <w:del w:id="152" w:author="brejcmic" w:date="2016-01-04T13:35:00Z"/>
              <w:rFonts w:eastAsiaTheme="minorEastAsia"/>
              <w:noProof/>
              <w:lang w:eastAsia="cs-CZ"/>
            </w:rPr>
          </w:pPr>
          <w:del w:id="153" w:author="brejcmic" w:date="2016-01-04T13:35:00Z">
            <w:r w:rsidRPr="007361B5" w:rsidDel="007361B5">
              <w:rPr>
                <w:noProof/>
                <w:rPrChange w:id="154" w:author="brejcmic" w:date="2016-01-04T13:35:00Z">
                  <w:rPr>
                    <w:rStyle w:val="Hypertextovodkaz"/>
                    <w:noProof/>
                  </w:rPr>
                </w:rPrChange>
              </w:rPr>
              <w:delText>2.3.</w:delText>
            </w:r>
            <w:r w:rsidDel="007361B5">
              <w:rPr>
                <w:rFonts w:eastAsiaTheme="minorEastAsia"/>
                <w:noProof/>
                <w:lang w:eastAsia="cs-CZ"/>
              </w:rPr>
              <w:tab/>
            </w:r>
            <w:r w:rsidRPr="007361B5" w:rsidDel="007361B5">
              <w:rPr>
                <w:noProof/>
                <w:rPrChange w:id="155" w:author="brejcmic" w:date="2016-01-04T13:35:00Z">
                  <w:rPr>
                    <w:rStyle w:val="Hypertextovodkaz"/>
                    <w:noProof/>
                  </w:rPr>
                </w:rPrChange>
              </w:rPr>
              <w:delText>SCHÉMA ZAPOJENÍ</w:delText>
            </w:r>
            <w:r w:rsidDel="007361B5">
              <w:rPr>
                <w:noProof/>
                <w:webHidden/>
              </w:rPr>
              <w:tab/>
              <w:delText>17</w:delText>
            </w:r>
          </w:del>
        </w:p>
        <w:p w14:paraId="583DC637" w14:textId="77777777" w:rsidR="00DA569B" w:rsidDel="007361B5" w:rsidRDefault="00DA569B" w:rsidP="00DA569B">
          <w:pPr>
            <w:pStyle w:val="Obsah2"/>
            <w:rPr>
              <w:del w:id="156" w:author="brejcmic" w:date="2016-01-04T13:35:00Z"/>
              <w:rFonts w:eastAsiaTheme="minorEastAsia"/>
              <w:noProof/>
              <w:lang w:eastAsia="cs-CZ"/>
            </w:rPr>
          </w:pPr>
          <w:del w:id="157" w:author="brejcmic" w:date="2016-01-04T13:35:00Z">
            <w:r w:rsidRPr="007361B5" w:rsidDel="007361B5">
              <w:rPr>
                <w:noProof/>
                <w:rPrChange w:id="158" w:author="brejcmic" w:date="2016-01-04T13:35:00Z">
                  <w:rPr>
                    <w:rStyle w:val="Hypertextovodkaz"/>
                    <w:noProof/>
                  </w:rPr>
                </w:rPrChange>
              </w:rPr>
              <w:delText>2.4.</w:delText>
            </w:r>
            <w:r w:rsidDel="007361B5">
              <w:rPr>
                <w:rFonts w:eastAsiaTheme="minorEastAsia"/>
                <w:noProof/>
                <w:lang w:eastAsia="cs-CZ"/>
              </w:rPr>
              <w:tab/>
            </w:r>
            <w:r w:rsidRPr="007361B5" w:rsidDel="007361B5">
              <w:rPr>
                <w:noProof/>
                <w:rPrChange w:id="159" w:author="brejcmic" w:date="2016-01-04T13:35:00Z">
                  <w:rPr>
                    <w:rStyle w:val="Hypertextovodkaz"/>
                    <w:noProof/>
                  </w:rPr>
                </w:rPrChange>
              </w:rPr>
              <w:delText>PROGRAMOVÁNÍ</w:delText>
            </w:r>
            <w:r w:rsidDel="007361B5">
              <w:rPr>
                <w:noProof/>
                <w:webHidden/>
              </w:rPr>
              <w:tab/>
              <w:delText>18</w:delText>
            </w:r>
          </w:del>
        </w:p>
        <w:p w14:paraId="54EA1661" w14:textId="77777777" w:rsidR="00DA569B" w:rsidDel="007361B5" w:rsidRDefault="00DA569B" w:rsidP="00DA569B">
          <w:pPr>
            <w:pStyle w:val="Obsah3"/>
            <w:spacing w:after="0"/>
            <w:rPr>
              <w:del w:id="160" w:author="brejcmic" w:date="2016-01-04T13:35:00Z"/>
              <w:rFonts w:eastAsiaTheme="minorEastAsia"/>
              <w:noProof/>
              <w:lang w:eastAsia="cs-CZ"/>
            </w:rPr>
          </w:pPr>
          <w:del w:id="161" w:author="brejcmic" w:date="2016-01-04T13:35:00Z">
            <w:r w:rsidRPr="007361B5" w:rsidDel="007361B5">
              <w:rPr>
                <w:noProof/>
                <w:rPrChange w:id="162" w:author="brejcmic" w:date="2016-01-04T13:35:00Z">
                  <w:rPr>
                    <w:rStyle w:val="Hypertextovodkaz"/>
                    <w:noProof/>
                  </w:rPr>
                </w:rPrChange>
              </w:rPr>
              <w:delText>2.4.1.</w:delText>
            </w:r>
            <w:r w:rsidDel="007361B5">
              <w:rPr>
                <w:rFonts w:eastAsiaTheme="minorEastAsia"/>
                <w:noProof/>
                <w:lang w:eastAsia="cs-CZ"/>
              </w:rPr>
              <w:tab/>
            </w:r>
            <w:r w:rsidRPr="007361B5" w:rsidDel="007361B5">
              <w:rPr>
                <w:noProof/>
                <w:rPrChange w:id="163" w:author="brejcmic" w:date="2016-01-04T13:35:00Z">
                  <w:rPr>
                    <w:rStyle w:val="Hypertextovodkaz"/>
                    <w:noProof/>
                  </w:rPr>
                </w:rPrChange>
              </w:rPr>
              <w:delText>SÉRIOVÁ KOMUNIKACE</w:delText>
            </w:r>
            <w:r w:rsidDel="007361B5">
              <w:rPr>
                <w:noProof/>
                <w:webHidden/>
              </w:rPr>
              <w:tab/>
              <w:delText>18</w:delText>
            </w:r>
          </w:del>
        </w:p>
        <w:p w14:paraId="33696CC4" w14:textId="77777777" w:rsidR="00DA569B" w:rsidDel="007361B5" w:rsidRDefault="00DA569B" w:rsidP="00DA569B">
          <w:pPr>
            <w:pStyle w:val="Obsah3"/>
            <w:spacing w:after="0"/>
            <w:rPr>
              <w:del w:id="164" w:author="brejcmic" w:date="2016-01-04T13:35:00Z"/>
              <w:rFonts w:eastAsiaTheme="minorEastAsia"/>
              <w:noProof/>
              <w:lang w:eastAsia="cs-CZ"/>
            </w:rPr>
          </w:pPr>
          <w:del w:id="165" w:author="brejcmic" w:date="2016-01-04T13:35:00Z">
            <w:r w:rsidRPr="007361B5" w:rsidDel="007361B5">
              <w:rPr>
                <w:noProof/>
                <w:rPrChange w:id="166" w:author="brejcmic" w:date="2016-01-04T13:35:00Z">
                  <w:rPr>
                    <w:rStyle w:val="Hypertextovodkaz"/>
                    <w:noProof/>
                  </w:rPr>
                </w:rPrChange>
              </w:rPr>
              <w:delText>2.4.2.</w:delText>
            </w:r>
            <w:r w:rsidDel="007361B5">
              <w:rPr>
                <w:rFonts w:eastAsiaTheme="minorEastAsia"/>
                <w:noProof/>
                <w:lang w:eastAsia="cs-CZ"/>
              </w:rPr>
              <w:tab/>
            </w:r>
            <w:r w:rsidRPr="007361B5" w:rsidDel="007361B5">
              <w:rPr>
                <w:noProof/>
                <w:rPrChange w:id="167" w:author="brejcmic" w:date="2016-01-04T13:35:00Z">
                  <w:rPr>
                    <w:rStyle w:val="Hypertextovodkaz"/>
                    <w:noProof/>
                  </w:rPr>
                </w:rPrChange>
              </w:rPr>
              <w:delText>I2C</w:delText>
            </w:r>
            <w:r w:rsidDel="007361B5">
              <w:rPr>
                <w:noProof/>
                <w:webHidden/>
              </w:rPr>
              <w:tab/>
              <w:delText>18</w:delText>
            </w:r>
          </w:del>
        </w:p>
        <w:p w14:paraId="6E7E79C3" w14:textId="77777777" w:rsidR="00DA569B" w:rsidDel="007361B5" w:rsidRDefault="00DA569B" w:rsidP="00DA569B">
          <w:pPr>
            <w:pStyle w:val="Obsah3"/>
            <w:spacing w:after="0"/>
            <w:rPr>
              <w:del w:id="168" w:author="brejcmic" w:date="2016-01-04T13:35:00Z"/>
              <w:rFonts w:eastAsiaTheme="minorEastAsia"/>
              <w:noProof/>
              <w:lang w:eastAsia="cs-CZ"/>
            </w:rPr>
          </w:pPr>
          <w:del w:id="169" w:author="brejcmic" w:date="2016-01-04T13:35:00Z">
            <w:r w:rsidRPr="007361B5" w:rsidDel="007361B5">
              <w:rPr>
                <w:noProof/>
                <w:rPrChange w:id="170" w:author="brejcmic" w:date="2016-01-04T13:35:00Z">
                  <w:rPr>
                    <w:rStyle w:val="Hypertextovodkaz"/>
                    <w:noProof/>
                  </w:rPr>
                </w:rPrChange>
              </w:rPr>
              <w:delText>2.4.3.</w:delText>
            </w:r>
            <w:r w:rsidDel="007361B5">
              <w:rPr>
                <w:rFonts w:eastAsiaTheme="minorEastAsia"/>
                <w:noProof/>
                <w:lang w:eastAsia="cs-CZ"/>
              </w:rPr>
              <w:tab/>
            </w:r>
            <w:r w:rsidRPr="007361B5" w:rsidDel="007361B5">
              <w:rPr>
                <w:noProof/>
                <w:rPrChange w:id="171" w:author="brejcmic" w:date="2016-01-04T13:35:00Z">
                  <w:rPr>
                    <w:rStyle w:val="Hypertextovodkaz"/>
                    <w:noProof/>
                  </w:rPr>
                </w:rPrChange>
              </w:rPr>
              <w:delText>RTC</w:delText>
            </w:r>
            <w:r w:rsidDel="007361B5">
              <w:rPr>
                <w:noProof/>
                <w:webHidden/>
              </w:rPr>
              <w:tab/>
              <w:delText>19</w:delText>
            </w:r>
          </w:del>
        </w:p>
        <w:p w14:paraId="05121086" w14:textId="77777777" w:rsidR="00DA569B" w:rsidDel="007361B5" w:rsidRDefault="00DA569B" w:rsidP="00DA569B">
          <w:pPr>
            <w:pStyle w:val="Obsah3"/>
            <w:spacing w:after="0"/>
            <w:rPr>
              <w:del w:id="172" w:author="brejcmic" w:date="2016-01-04T13:35:00Z"/>
              <w:rFonts w:eastAsiaTheme="minorEastAsia"/>
              <w:noProof/>
              <w:lang w:eastAsia="cs-CZ"/>
            </w:rPr>
          </w:pPr>
          <w:del w:id="173" w:author="brejcmic" w:date="2016-01-04T13:35:00Z">
            <w:r w:rsidRPr="007361B5" w:rsidDel="007361B5">
              <w:rPr>
                <w:noProof/>
                <w:rPrChange w:id="174" w:author="brejcmic" w:date="2016-01-04T13:35:00Z">
                  <w:rPr>
                    <w:rStyle w:val="Hypertextovodkaz"/>
                    <w:noProof/>
                  </w:rPr>
                </w:rPrChange>
              </w:rPr>
              <w:delText>2.4.4.</w:delText>
            </w:r>
            <w:r w:rsidDel="007361B5">
              <w:rPr>
                <w:rFonts w:eastAsiaTheme="minorEastAsia"/>
                <w:noProof/>
                <w:lang w:eastAsia="cs-CZ"/>
              </w:rPr>
              <w:tab/>
            </w:r>
            <w:r w:rsidRPr="007361B5" w:rsidDel="007361B5">
              <w:rPr>
                <w:noProof/>
                <w:rPrChange w:id="175" w:author="brejcmic" w:date="2016-01-04T13:35:00Z">
                  <w:rPr>
                    <w:rStyle w:val="Hypertextovodkaz"/>
                    <w:noProof/>
                  </w:rPr>
                </w:rPrChange>
              </w:rPr>
              <w:delText>EEPROM</w:delText>
            </w:r>
            <w:r w:rsidDel="007361B5">
              <w:rPr>
                <w:noProof/>
                <w:webHidden/>
              </w:rPr>
              <w:tab/>
              <w:delText>19</w:delText>
            </w:r>
          </w:del>
        </w:p>
        <w:p w14:paraId="2110A0B3" w14:textId="77777777" w:rsidR="00DA569B" w:rsidDel="007361B5" w:rsidRDefault="00DA569B" w:rsidP="00DA569B">
          <w:pPr>
            <w:pStyle w:val="Obsah3"/>
            <w:spacing w:after="0"/>
            <w:rPr>
              <w:del w:id="176" w:author="brejcmic" w:date="2016-01-04T13:35:00Z"/>
              <w:rFonts w:eastAsiaTheme="minorEastAsia"/>
              <w:noProof/>
              <w:lang w:eastAsia="cs-CZ"/>
            </w:rPr>
          </w:pPr>
          <w:del w:id="177" w:author="brejcmic" w:date="2016-01-04T13:35:00Z">
            <w:r w:rsidRPr="007361B5" w:rsidDel="007361B5">
              <w:rPr>
                <w:noProof/>
                <w:rPrChange w:id="178" w:author="brejcmic" w:date="2016-01-04T13:35:00Z">
                  <w:rPr>
                    <w:rStyle w:val="Hypertextovodkaz"/>
                    <w:noProof/>
                  </w:rPr>
                </w:rPrChange>
              </w:rPr>
              <w:delText>2.4.5.</w:delText>
            </w:r>
            <w:r w:rsidDel="007361B5">
              <w:rPr>
                <w:rFonts w:eastAsiaTheme="minorEastAsia"/>
                <w:noProof/>
                <w:lang w:eastAsia="cs-CZ"/>
              </w:rPr>
              <w:tab/>
            </w:r>
            <w:r w:rsidRPr="007361B5" w:rsidDel="007361B5">
              <w:rPr>
                <w:noProof/>
                <w:rPrChange w:id="179" w:author="brejcmic" w:date="2016-01-04T13:35:00Z">
                  <w:rPr>
                    <w:rStyle w:val="Hypertextovodkaz"/>
                    <w:noProof/>
                  </w:rPr>
                </w:rPrChange>
              </w:rPr>
              <w:delText>PWM</w:delText>
            </w:r>
            <w:r w:rsidDel="007361B5">
              <w:rPr>
                <w:noProof/>
                <w:webHidden/>
              </w:rPr>
              <w:tab/>
              <w:delText>19</w:delText>
            </w:r>
          </w:del>
        </w:p>
        <w:p w14:paraId="15F1B976" w14:textId="77777777" w:rsidR="00DA569B" w:rsidDel="007361B5" w:rsidRDefault="00DA569B" w:rsidP="00DA569B">
          <w:pPr>
            <w:pStyle w:val="Obsah2"/>
            <w:rPr>
              <w:del w:id="180" w:author="brejcmic" w:date="2016-01-04T13:35:00Z"/>
              <w:rFonts w:eastAsiaTheme="minorEastAsia"/>
              <w:noProof/>
              <w:lang w:eastAsia="cs-CZ"/>
            </w:rPr>
          </w:pPr>
          <w:del w:id="181" w:author="brejcmic" w:date="2016-01-04T13:35:00Z">
            <w:r w:rsidRPr="007361B5" w:rsidDel="007361B5">
              <w:rPr>
                <w:noProof/>
                <w:rPrChange w:id="182" w:author="brejcmic" w:date="2016-01-04T13:35:00Z">
                  <w:rPr>
                    <w:rStyle w:val="Hypertextovodkaz"/>
                    <w:noProof/>
                  </w:rPr>
                </w:rPrChange>
              </w:rPr>
              <w:delText>2.5.</w:delText>
            </w:r>
            <w:r w:rsidDel="007361B5">
              <w:rPr>
                <w:rFonts w:eastAsiaTheme="minorEastAsia"/>
                <w:noProof/>
                <w:lang w:eastAsia="cs-CZ"/>
              </w:rPr>
              <w:tab/>
            </w:r>
            <w:r w:rsidRPr="007361B5" w:rsidDel="007361B5">
              <w:rPr>
                <w:noProof/>
                <w:rPrChange w:id="183" w:author="brejcmic" w:date="2016-01-04T13:35:00Z">
                  <w:rPr>
                    <w:rStyle w:val="Hypertextovodkaz"/>
                    <w:noProof/>
                  </w:rPr>
                </w:rPrChange>
              </w:rPr>
              <w:delText>PROGRAM PRO ARDUINO</w:delText>
            </w:r>
            <w:r w:rsidDel="007361B5">
              <w:rPr>
                <w:noProof/>
                <w:webHidden/>
              </w:rPr>
              <w:tab/>
              <w:delText>20</w:delText>
            </w:r>
          </w:del>
        </w:p>
        <w:p w14:paraId="7564B3D0" w14:textId="77777777" w:rsidR="00DA569B" w:rsidDel="007361B5" w:rsidRDefault="00DA569B" w:rsidP="00DA569B">
          <w:pPr>
            <w:pStyle w:val="Obsah1"/>
            <w:rPr>
              <w:del w:id="184" w:author="brejcmic" w:date="2016-01-04T13:35:00Z"/>
              <w:rFonts w:eastAsiaTheme="minorEastAsia"/>
              <w:noProof/>
              <w:lang w:eastAsia="cs-CZ"/>
            </w:rPr>
          </w:pPr>
          <w:del w:id="185" w:author="brejcmic" w:date="2016-01-04T13:35:00Z">
            <w:r w:rsidRPr="007361B5" w:rsidDel="007361B5">
              <w:rPr>
                <w:noProof/>
                <w:rPrChange w:id="186" w:author="brejcmic" w:date="2016-01-04T13:35:00Z">
                  <w:rPr>
                    <w:rStyle w:val="Hypertextovodkaz"/>
                    <w:noProof/>
                  </w:rPr>
                </w:rPrChange>
              </w:rPr>
              <w:delText>ZÁVĚR</w:delText>
            </w:r>
            <w:r w:rsidDel="007361B5">
              <w:rPr>
                <w:noProof/>
                <w:webHidden/>
              </w:rPr>
              <w:tab/>
              <w:delText>23</w:delText>
            </w:r>
          </w:del>
        </w:p>
        <w:p w14:paraId="33532B7F" w14:textId="77777777" w:rsidR="00DA569B" w:rsidDel="007361B5" w:rsidRDefault="00DA569B" w:rsidP="00DA569B">
          <w:pPr>
            <w:pStyle w:val="Obsah1"/>
            <w:rPr>
              <w:del w:id="187" w:author="brejcmic" w:date="2016-01-04T13:35:00Z"/>
              <w:rFonts w:eastAsiaTheme="minorEastAsia"/>
              <w:noProof/>
              <w:lang w:eastAsia="cs-CZ"/>
            </w:rPr>
          </w:pPr>
          <w:del w:id="188" w:author="brejcmic" w:date="2016-01-04T13:35:00Z">
            <w:r w:rsidRPr="007361B5" w:rsidDel="007361B5">
              <w:rPr>
                <w:noProof/>
                <w:rPrChange w:id="189" w:author="brejcmic" w:date="2016-01-04T13:35:00Z">
                  <w:rPr>
                    <w:rStyle w:val="Hypertextovodkaz"/>
                    <w:noProof/>
                  </w:rPr>
                </w:rPrChange>
              </w:rPr>
              <w:delText>POUŽITÁ LITERATURA</w:delText>
            </w:r>
            <w:r w:rsidDel="007361B5">
              <w:rPr>
                <w:noProof/>
                <w:webHidden/>
              </w:rPr>
              <w:tab/>
              <w:delText>24</w:delText>
            </w:r>
          </w:del>
        </w:p>
        <w:p w14:paraId="18B88792" w14:textId="77777777" w:rsidR="00DA569B" w:rsidDel="007361B5" w:rsidRDefault="00DA569B" w:rsidP="00DA569B">
          <w:pPr>
            <w:pStyle w:val="Obsah1"/>
            <w:rPr>
              <w:del w:id="190" w:author="brejcmic" w:date="2016-01-04T13:35:00Z"/>
              <w:rFonts w:eastAsiaTheme="minorEastAsia"/>
              <w:noProof/>
              <w:lang w:eastAsia="cs-CZ"/>
            </w:rPr>
          </w:pPr>
          <w:del w:id="191" w:author="brejcmic" w:date="2016-01-04T13:35:00Z">
            <w:r w:rsidRPr="007361B5" w:rsidDel="007361B5">
              <w:rPr>
                <w:noProof/>
                <w:rPrChange w:id="192" w:author="brejcmic" w:date="2016-01-04T13:35:00Z">
                  <w:rPr>
                    <w:rStyle w:val="Hypertextovodkaz"/>
                    <w:noProof/>
                  </w:rPr>
                </w:rPrChange>
              </w:rPr>
              <w:delText>PŘÍLOHY</w:delText>
            </w:r>
            <w:r w:rsidDel="007361B5">
              <w:rPr>
                <w:noProof/>
                <w:webHidden/>
              </w:rPr>
              <w:tab/>
              <w:delText>25</w:delText>
            </w:r>
          </w:del>
        </w:p>
        <w:p w14:paraId="7DD5D412" w14:textId="77777777" w:rsidR="00A26709" w:rsidRPr="00F73AF6" w:rsidRDefault="00A26709" w:rsidP="00DA569B">
          <w:pPr>
            <w:spacing w:after="0" w:line="360" w:lineRule="auto"/>
            <w:rPr>
              <w:sz w:val="24"/>
              <w:szCs w:val="24"/>
            </w:rPr>
          </w:pPr>
          <w:r w:rsidRPr="00F73AF6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2F19D878" w14:textId="77777777" w:rsidR="008E01B0" w:rsidRDefault="00F73AF6" w:rsidP="00553DBC">
      <w:pPr>
        <w:spacing w:afterLines="160" w:after="384" w:line="360" w:lineRule="auto"/>
        <w:rPr>
          <w:sz w:val="24"/>
          <w:szCs w:val="24"/>
        </w:rPr>
        <w:sectPr w:rsidR="008E01B0" w:rsidSect="00A0542F">
          <w:footerReference w:type="default" r:id="rId9"/>
          <w:pgSz w:w="11906" w:h="16838"/>
          <w:pgMar w:top="1417" w:right="1417" w:bottom="1417" w:left="1417" w:header="708" w:footer="708" w:gutter="0"/>
          <w:pgNumType w:start="1"/>
          <w:cols w:space="708"/>
          <w:titlePg/>
          <w:docGrid w:linePitch="360"/>
        </w:sectPr>
      </w:pPr>
      <w:r w:rsidRPr="00F73AF6">
        <w:rPr>
          <w:sz w:val="24"/>
          <w:szCs w:val="24"/>
        </w:rPr>
        <w:br w:type="page"/>
      </w:r>
    </w:p>
    <w:p w14:paraId="7DD5D415" w14:textId="6A6DE4EA" w:rsidR="00E27950" w:rsidRPr="00D12C42" w:rsidRDefault="000F3699" w:rsidP="00020607">
      <w:pPr>
        <w:pStyle w:val="Nadpis1"/>
        <w:spacing w:before="0" w:afterLines="160" w:after="384" w:line="360" w:lineRule="auto"/>
        <w:rPr>
          <w:szCs w:val="24"/>
        </w:rPr>
      </w:pPr>
      <w:bookmarkStart w:id="193" w:name="_Toc439677858"/>
      <w:r w:rsidRPr="003F0A81">
        <w:rPr>
          <w:szCs w:val="24"/>
        </w:rPr>
        <w:lastRenderedPageBreak/>
        <w:t>ÚVOD</w:t>
      </w:r>
      <w:bookmarkEnd w:id="193"/>
    </w:p>
    <w:p w14:paraId="043962BC" w14:textId="2F12E9AE" w:rsidR="00BA269A" w:rsidRPr="00753507" w:rsidRDefault="00BA269A" w:rsidP="00553DBC">
      <w:pPr>
        <w:spacing w:afterLines="160" w:after="384" w:line="360" w:lineRule="auto"/>
        <w:ind w:firstLine="360"/>
        <w:jc w:val="both"/>
        <w:rPr>
          <w:sz w:val="24"/>
        </w:rPr>
      </w:pPr>
      <w:r w:rsidRPr="00753507">
        <w:rPr>
          <w:sz w:val="24"/>
        </w:rPr>
        <w:t xml:space="preserve">Akvaristika se v České republice </w:t>
      </w:r>
      <w:r w:rsidR="004A4437">
        <w:rPr>
          <w:sz w:val="24"/>
        </w:rPr>
        <w:t>těš</w:t>
      </w:r>
      <w:r w:rsidRPr="00753507">
        <w:rPr>
          <w:sz w:val="24"/>
        </w:rPr>
        <w:t>í velké popularitě a i díky tomu patří</w:t>
      </w:r>
      <w:r w:rsidR="004A4437">
        <w:rPr>
          <w:sz w:val="24"/>
        </w:rPr>
        <w:t xml:space="preserve"> ČR</w:t>
      </w:r>
      <w:r w:rsidRPr="00753507">
        <w:rPr>
          <w:sz w:val="24"/>
        </w:rPr>
        <w:t xml:space="preserve"> v současné době k největším vývozcům akvarijních ryb na světě. Mnoho akvaristů vynakládá značné úsilí, aby svým chovancům v nádrži zabezpečili podmínky, které věrně napodobují jejich přirozené prostředí. Toho se dosahuje především pečlivou kontrolou mnoha různých parametrů vody, množství přiváděných živin, kvalitním osvětlením a z toho plynoucí co nejvěrnější imitace denního osvětlení. A právě zmíněný poslední bod je </w:t>
      </w:r>
      <w:r w:rsidR="00753507" w:rsidRPr="00753507">
        <w:rPr>
          <w:sz w:val="24"/>
        </w:rPr>
        <w:t>pro tento projekt nejdůležitější</w:t>
      </w:r>
      <w:r w:rsidRPr="00753507">
        <w:rPr>
          <w:sz w:val="24"/>
        </w:rPr>
        <w:t>.</w:t>
      </w:r>
    </w:p>
    <w:p w14:paraId="39A05D56" w14:textId="7F05D382" w:rsidR="00BA269A" w:rsidRPr="00753507" w:rsidRDefault="00BA269A" w:rsidP="00553DBC">
      <w:pPr>
        <w:spacing w:afterLines="160" w:after="384" w:line="360" w:lineRule="auto"/>
        <w:ind w:firstLine="360"/>
        <w:jc w:val="both"/>
        <w:rPr>
          <w:sz w:val="24"/>
        </w:rPr>
      </w:pPr>
      <w:r w:rsidRPr="00753507">
        <w:rPr>
          <w:sz w:val="24"/>
        </w:rPr>
        <w:t>Cílem toho projektu je vytvořit základ pro</w:t>
      </w:r>
      <w:r w:rsidR="00753507" w:rsidRPr="00753507">
        <w:rPr>
          <w:sz w:val="24"/>
        </w:rPr>
        <w:t xml:space="preserve"> zařízení, které bude sloužit pro</w:t>
      </w:r>
      <w:r w:rsidRPr="00753507">
        <w:rPr>
          <w:sz w:val="24"/>
        </w:rPr>
        <w:t xml:space="preserve"> věrnou imitaci průběhu slunečního světla během dne</w:t>
      </w:r>
      <w:r w:rsidR="00EC6837">
        <w:rPr>
          <w:sz w:val="24"/>
        </w:rPr>
        <w:t xml:space="preserve"> a měsíčního svitu během noci</w:t>
      </w:r>
      <w:r w:rsidRPr="00753507">
        <w:rPr>
          <w:sz w:val="24"/>
        </w:rPr>
        <w:t>.</w:t>
      </w:r>
      <w:r w:rsidR="00753507" w:rsidRPr="00753507">
        <w:rPr>
          <w:sz w:val="24"/>
        </w:rPr>
        <w:t xml:space="preserve"> Při realizaci toho</w:t>
      </w:r>
      <w:r w:rsidR="004A4437">
        <w:rPr>
          <w:sz w:val="24"/>
        </w:rPr>
        <w:t>to</w:t>
      </w:r>
      <w:r w:rsidR="00753507" w:rsidRPr="00753507">
        <w:rPr>
          <w:sz w:val="24"/>
        </w:rPr>
        <w:t xml:space="preserve"> projektu je nutné brát ohledy na potřeby akvária, realizovatelnost zařízení a v neposlední řadě také </w:t>
      </w:r>
      <w:r w:rsidR="004A4437">
        <w:rPr>
          <w:sz w:val="24"/>
        </w:rPr>
        <w:t xml:space="preserve">na </w:t>
      </w:r>
      <w:r w:rsidR="00753507" w:rsidRPr="00753507">
        <w:rPr>
          <w:sz w:val="24"/>
        </w:rPr>
        <w:t>program pro obsluhu.</w:t>
      </w:r>
    </w:p>
    <w:p w14:paraId="7DD5D417" w14:textId="3BEE1327" w:rsidR="00E27950" w:rsidRDefault="00753507" w:rsidP="00553DBC">
      <w:pPr>
        <w:spacing w:afterLines="160" w:after="384" w:line="360" w:lineRule="auto"/>
        <w:ind w:firstLine="360"/>
        <w:jc w:val="both"/>
        <w:rPr>
          <w:sz w:val="24"/>
        </w:rPr>
      </w:pPr>
      <w:r w:rsidRPr="00753507">
        <w:rPr>
          <w:sz w:val="24"/>
        </w:rPr>
        <w:t>Zařízení by tedy mělo být schopné zpracovat uživatelsky zadané</w:t>
      </w:r>
      <w:r>
        <w:rPr>
          <w:sz w:val="24"/>
        </w:rPr>
        <w:t xml:space="preserve"> hodnoty. </w:t>
      </w:r>
      <w:r w:rsidRPr="0090193A">
        <w:rPr>
          <w:sz w:val="24"/>
        </w:rPr>
        <w:t>Na základě těchto hodnot by mělo být za pomocí PWM regulace ovládané LED osvětlení, které bude co nejvěrněji imitovat východ slunce, denní svit, západ slunce</w:t>
      </w:r>
      <w:r w:rsidR="00D12C42" w:rsidRPr="0090193A">
        <w:rPr>
          <w:sz w:val="24"/>
        </w:rPr>
        <w:t xml:space="preserve"> a </w:t>
      </w:r>
      <w:r w:rsidR="00EC6837" w:rsidRPr="0090193A">
        <w:rPr>
          <w:sz w:val="24"/>
        </w:rPr>
        <w:t>shodné</w:t>
      </w:r>
      <w:r w:rsidR="00D12C42" w:rsidRPr="0090193A">
        <w:rPr>
          <w:sz w:val="24"/>
        </w:rPr>
        <w:t xml:space="preserve"> </w:t>
      </w:r>
      <w:r w:rsidR="00EC6837" w:rsidRPr="0090193A">
        <w:rPr>
          <w:sz w:val="24"/>
        </w:rPr>
        <w:t>cykly</w:t>
      </w:r>
      <w:r w:rsidR="00D12C42" w:rsidRPr="0090193A">
        <w:rPr>
          <w:sz w:val="24"/>
        </w:rPr>
        <w:t xml:space="preserve"> i pro měsíční svit.</w:t>
      </w:r>
      <w:r w:rsidR="00D12C42">
        <w:rPr>
          <w:sz w:val="24"/>
        </w:rPr>
        <w:t xml:space="preserve"> Všechny tyto parametry by mělo být možné zadat bez nutnosti úpravy zdrojového kódu s příslušným opatřením proti zadání neplatných hodnot. Zařízení musí být také schopno poradit si s výpadky proudu. Při splnění těchto podmínek by sestava měla mít přijatelný estetický vzhled </w:t>
      </w:r>
      <w:r w:rsidR="004A4437">
        <w:rPr>
          <w:sz w:val="24"/>
        </w:rPr>
        <w:t>zkombinovaný</w:t>
      </w:r>
      <w:r w:rsidR="00D12C42">
        <w:rPr>
          <w:sz w:val="24"/>
        </w:rPr>
        <w:t xml:space="preserve"> s maximální funkčností.</w:t>
      </w:r>
    </w:p>
    <w:p w14:paraId="73AC2F68" w14:textId="2FA3AFA7" w:rsidR="00D12C42" w:rsidRDefault="00D12C42" w:rsidP="00553DBC">
      <w:pPr>
        <w:spacing w:afterLines="160" w:after="384" w:line="360" w:lineRule="auto"/>
        <w:rPr>
          <w:sz w:val="24"/>
        </w:rPr>
      </w:pPr>
      <w:r>
        <w:rPr>
          <w:sz w:val="24"/>
        </w:rPr>
        <w:br w:type="page"/>
      </w:r>
    </w:p>
    <w:p w14:paraId="7DD5D419" w14:textId="73155978" w:rsidR="000F3699" w:rsidRPr="003F0A81" w:rsidRDefault="000F3699" w:rsidP="00020607">
      <w:pPr>
        <w:pStyle w:val="Nadpis1"/>
        <w:numPr>
          <w:ilvl w:val="0"/>
          <w:numId w:val="12"/>
        </w:numPr>
        <w:spacing w:before="0" w:after="100" w:afterAutospacing="1" w:line="360" w:lineRule="auto"/>
        <w:rPr>
          <w:sz w:val="28"/>
          <w:szCs w:val="24"/>
        </w:rPr>
      </w:pPr>
      <w:bookmarkStart w:id="194" w:name="_Toc439677859"/>
      <w:r w:rsidRPr="003F0A81">
        <w:rPr>
          <w:sz w:val="28"/>
          <w:szCs w:val="24"/>
        </w:rPr>
        <w:lastRenderedPageBreak/>
        <w:t>TEORETICKÁ ČÁST</w:t>
      </w:r>
      <w:bookmarkEnd w:id="194"/>
    </w:p>
    <w:p w14:paraId="7DD5D41B" w14:textId="552AC086" w:rsidR="000F3699" w:rsidRPr="00F73AF6" w:rsidRDefault="000F3699" w:rsidP="00020607">
      <w:pPr>
        <w:pStyle w:val="Nadpis2"/>
        <w:numPr>
          <w:ilvl w:val="1"/>
          <w:numId w:val="12"/>
        </w:numPr>
        <w:spacing w:before="0" w:after="100" w:afterAutospacing="1" w:line="360" w:lineRule="auto"/>
        <w:rPr>
          <w:sz w:val="24"/>
          <w:szCs w:val="24"/>
        </w:rPr>
      </w:pPr>
      <w:bookmarkStart w:id="195" w:name="_Toc439677860"/>
      <w:r w:rsidRPr="00F73AF6">
        <w:rPr>
          <w:sz w:val="24"/>
          <w:szCs w:val="24"/>
        </w:rPr>
        <w:t>ARDUINO</w:t>
      </w:r>
      <w:bookmarkEnd w:id="195"/>
    </w:p>
    <w:p w14:paraId="7DD5D41D" w14:textId="59A8AF0E" w:rsidR="00EF7424" w:rsidRPr="00F73AF6" w:rsidRDefault="00EF7424" w:rsidP="00020607">
      <w:pPr>
        <w:pStyle w:val="Nadpis3"/>
        <w:numPr>
          <w:ilvl w:val="2"/>
          <w:numId w:val="12"/>
        </w:numPr>
        <w:spacing w:before="0" w:after="100" w:afterAutospacing="1" w:line="360" w:lineRule="auto"/>
      </w:pPr>
      <w:bookmarkStart w:id="196" w:name="_Toc439677861"/>
      <w:r w:rsidRPr="00F73AF6">
        <w:t>HISTORIE</w:t>
      </w:r>
      <w:bookmarkEnd w:id="196"/>
    </w:p>
    <w:p w14:paraId="7DD5D41F" w14:textId="29F3FD48" w:rsidR="00413EAF" w:rsidRPr="00F73AF6" w:rsidRDefault="00413EAF" w:rsidP="00A245DC">
      <w:pPr>
        <w:spacing w:after="100" w:afterAutospacing="1" w:line="360" w:lineRule="auto"/>
        <w:ind w:firstLine="708"/>
        <w:jc w:val="both"/>
        <w:rPr>
          <w:sz w:val="24"/>
          <w:szCs w:val="24"/>
        </w:rPr>
      </w:pPr>
      <w:r w:rsidRPr="00F73AF6">
        <w:rPr>
          <w:sz w:val="24"/>
          <w:szCs w:val="24"/>
        </w:rPr>
        <w:t>Arduino pochází z italského Interaction Design Institute, kde se v roce 2005 rozhodli vytvořit dostupný vývojový kit. Programová část byla založena na programovacím jazyku Proccesing, který má vlastní editor určený k výuce programování</w:t>
      </w:r>
      <w:r w:rsidRPr="00D12C42">
        <w:rPr>
          <w:sz w:val="24"/>
          <w:szCs w:val="24"/>
        </w:rPr>
        <w:t xml:space="preserve">. Za dobu </w:t>
      </w:r>
      <w:r w:rsidR="00713D3A" w:rsidRPr="00D12C42">
        <w:rPr>
          <w:sz w:val="24"/>
          <w:szCs w:val="24"/>
        </w:rPr>
        <w:t>existence</w:t>
      </w:r>
      <w:r w:rsidRPr="00D12C42">
        <w:rPr>
          <w:sz w:val="24"/>
          <w:szCs w:val="24"/>
        </w:rPr>
        <w:t xml:space="preserve"> </w:t>
      </w:r>
      <w:r w:rsidR="00713D3A" w:rsidRPr="00D12C42">
        <w:rPr>
          <w:sz w:val="24"/>
          <w:szCs w:val="24"/>
        </w:rPr>
        <w:t xml:space="preserve">arduina </w:t>
      </w:r>
      <w:r w:rsidRPr="00D12C42">
        <w:rPr>
          <w:sz w:val="24"/>
          <w:szCs w:val="24"/>
        </w:rPr>
        <w:t>již vzniklo spoustu různých typů</w:t>
      </w:r>
      <w:r w:rsidRPr="00F73AF6">
        <w:rPr>
          <w:sz w:val="24"/>
          <w:szCs w:val="24"/>
        </w:rPr>
        <w:t xml:space="preserve"> a jelikož se jedná o opensource projekt, vzniklo také mnoho neoficiálních klonů. Každé Arduino je založeno na procesoru firmy Atmel, který doplňují další elektronické komponenty. Pro všechny doposud vytvořené desky je typické jednotné grafické zpracování s převažující modrou barvou. Mnoho typů také nese přídavek ke jménu</w:t>
      </w:r>
      <w:r w:rsidR="0018030E" w:rsidRPr="00F73AF6">
        <w:rPr>
          <w:sz w:val="24"/>
          <w:szCs w:val="24"/>
        </w:rPr>
        <w:t xml:space="preserve"> například „Rev3“, kter</w:t>
      </w:r>
      <w:r w:rsidR="004A4437">
        <w:rPr>
          <w:sz w:val="24"/>
          <w:szCs w:val="24"/>
        </w:rPr>
        <w:t>ý</w:t>
      </w:r>
      <w:r w:rsidR="0018030E" w:rsidRPr="00F73AF6">
        <w:rPr>
          <w:sz w:val="24"/>
          <w:szCs w:val="24"/>
        </w:rPr>
        <w:t xml:space="preserve"> označuje verzi dané desky. Od té původní se většinou liší jen drobně, například vhodnějším usp</w:t>
      </w:r>
      <w:r w:rsidR="00770081" w:rsidRPr="00F73AF6">
        <w:rPr>
          <w:sz w:val="24"/>
          <w:szCs w:val="24"/>
        </w:rPr>
        <w:t>ořádáním součástek apod.</w:t>
      </w:r>
      <w:r w:rsidR="0018030E" w:rsidRPr="00F73AF6">
        <w:rPr>
          <w:sz w:val="24"/>
          <w:szCs w:val="24"/>
        </w:rPr>
        <w:t xml:space="preserve"> </w:t>
      </w:r>
    </w:p>
    <w:p w14:paraId="7DD5D421" w14:textId="73535B29" w:rsidR="000F3699" w:rsidRPr="00F73AF6" w:rsidRDefault="000F3699" w:rsidP="00020607">
      <w:pPr>
        <w:pStyle w:val="Nadpis3"/>
        <w:numPr>
          <w:ilvl w:val="2"/>
          <w:numId w:val="12"/>
        </w:numPr>
        <w:spacing w:before="0" w:after="100" w:afterAutospacing="1" w:line="360" w:lineRule="auto"/>
      </w:pPr>
      <w:bookmarkStart w:id="197" w:name="_Toc439677862"/>
      <w:r w:rsidRPr="00F73AF6">
        <w:t>HARDWARE</w:t>
      </w:r>
      <w:bookmarkEnd w:id="197"/>
    </w:p>
    <w:p w14:paraId="7DD5D423" w14:textId="47DAA0E4" w:rsidR="0018030E" w:rsidRPr="00F73AF6" w:rsidRDefault="0018030E" w:rsidP="00A245DC">
      <w:pPr>
        <w:spacing w:after="100" w:afterAutospacing="1" w:line="360" w:lineRule="auto"/>
        <w:ind w:firstLine="708"/>
        <w:jc w:val="both"/>
        <w:rPr>
          <w:sz w:val="24"/>
          <w:szCs w:val="24"/>
        </w:rPr>
      </w:pPr>
      <w:r w:rsidRPr="00F73AF6">
        <w:rPr>
          <w:sz w:val="24"/>
          <w:szCs w:val="24"/>
        </w:rPr>
        <w:t>Pro tento projekt byla vybrána deska s názvem Arduino Uno, která je v současné době asi jedna z nejpoužívanějších. Tato deska je osazena procesorem ATmega328, který je vzhledem k</w:t>
      </w:r>
      <w:r w:rsidR="00770081" w:rsidRPr="00F73AF6">
        <w:rPr>
          <w:sz w:val="24"/>
          <w:szCs w:val="24"/>
        </w:rPr>
        <w:t> </w:t>
      </w:r>
      <w:r w:rsidR="00770081" w:rsidRPr="003F0A81">
        <w:rPr>
          <w:sz w:val="24"/>
          <w:szCs w:val="24"/>
        </w:rPr>
        <w:t xml:space="preserve">požadavkům </w:t>
      </w:r>
      <w:r w:rsidRPr="003F0A81">
        <w:rPr>
          <w:sz w:val="24"/>
          <w:szCs w:val="24"/>
        </w:rPr>
        <w:t>t</w:t>
      </w:r>
      <w:r w:rsidRPr="00F73AF6">
        <w:rPr>
          <w:sz w:val="24"/>
          <w:szCs w:val="24"/>
        </w:rPr>
        <w:t>ohoto projektu zcela dostačující.</w:t>
      </w:r>
      <w:r w:rsidR="00235D03">
        <w:rPr>
          <w:sz w:val="24"/>
          <w:szCs w:val="24"/>
        </w:rPr>
        <w:t xml:space="preserve"> </w:t>
      </w:r>
      <w:r w:rsidR="00235D03" w:rsidRPr="00235D03">
        <w:rPr>
          <w:sz w:val="24"/>
          <w:szCs w:val="24"/>
        </w:rPr>
        <w:t xml:space="preserve">Výrobcem těchto čipů je norská firma Atmel. </w:t>
      </w:r>
      <w:r w:rsidR="00235D03">
        <w:rPr>
          <w:sz w:val="24"/>
          <w:szCs w:val="24"/>
        </w:rPr>
        <w:t>Č</w:t>
      </w:r>
      <w:r w:rsidR="00235D03" w:rsidRPr="00235D03">
        <w:rPr>
          <w:sz w:val="24"/>
          <w:szCs w:val="24"/>
        </w:rPr>
        <w:t>ipy ATmega patří do rodiny čipů s architekturou AVR, což jsou osmibitové procesory typu RISC s harvardskou architekturou (</w:t>
      </w:r>
      <w:proofErr w:type="gramStart"/>
      <w:r w:rsidR="00235D03" w:rsidRPr="00235D03">
        <w:rPr>
          <w:sz w:val="24"/>
          <w:szCs w:val="24"/>
        </w:rPr>
        <w:t>t</w:t>
      </w:r>
      <w:r w:rsidR="00235D03">
        <w:rPr>
          <w:sz w:val="24"/>
          <w:szCs w:val="24"/>
        </w:rPr>
        <w:t>zn</w:t>
      </w:r>
      <w:r w:rsidR="004A4437">
        <w:rPr>
          <w:sz w:val="24"/>
          <w:szCs w:val="24"/>
        </w:rPr>
        <w:t>.</w:t>
      </w:r>
      <w:r w:rsidR="00235D03" w:rsidRPr="00235D03">
        <w:rPr>
          <w:sz w:val="24"/>
          <w:szCs w:val="24"/>
        </w:rPr>
        <w:t xml:space="preserve"> má</w:t>
      </w:r>
      <w:proofErr w:type="gramEnd"/>
      <w:r w:rsidR="00235D03" w:rsidRPr="00235D03">
        <w:rPr>
          <w:sz w:val="24"/>
          <w:szCs w:val="24"/>
        </w:rPr>
        <w:t xml:space="preserve"> oddělený paměťový prostor pro program a pro data). Jednotlivé použité typy (ATmega8, ATmega168, ATmega328) se liší především velikostí vnitřní paměti RAM a vnitřní paměti FLASH</w:t>
      </w:r>
      <w:r w:rsidR="00235D03">
        <w:rPr>
          <w:sz w:val="24"/>
          <w:szCs w:val="24"/>
        </w:rPr>
        <w:t xml:space="preserve">. </w:t>
      </w:r>
      <w:r w:rsidR="00235D03" w:rsidRPr="00235D03">
        <w:rPr>
          <w:sz w:val="24"/>
          <w:szCs w:val="24"/>
        </w:rPr>
        <w:t xml:space="preserve">Každý čip </w:t>
      </w:r>
      <w:proofErr w:type="gramStart"/>
      <w:r w:rsidR="00235D03" w:rsidRPr="00235D03">
        <w:rPr>
          <w:sz w:val="24"/>
          <w:szCs w:val="24"/>
        </w:rPr>
        <w:t>obsahuje</w:t>
      </w:r>
      <w:proofErr w:type="gramEnd"/>
      <w:r w:rsidR="00235D03" w:rsidRPr="00235D03">
        <w:rPr>
          <w:sz w:val="24"/>
          <w:szCs w:val="24"/>
        </w:rPr>
        <w:t xml:space="preserve"> kromě </w:t>
      </w:r>
      <w:proofErr w:type="gramStart"/>
      <w:r w:rsidR="00235D03" w:rsidRPr="00235D03">
        <w:rPr>
          <w:sz w:val="24"/>
          <w:szCs w:val="24"/>
        </w:rPr>
        <w:t>CPU</w:t>
      </w:r>
      <w:proofErr w:type="gramEnd"/>
      <w:r w:rsidR="00235D03" w:rsidRPr="00235D03">
        <w:rPr>
          <w:sz w:val="24"/>
          <w:szCs w:val="24"/>
        </w:rPr>
        <w:t xml:space="preserve"> i některé periferie – několik časovačů, sériové a paralelní porty, A/D převodníky pro zjišťování analogových hodnot atd. Na desce Arduino je kromě </w:t>
      </w:r>
      <w:r w:rsidR="00FA13C4">
        <w:rPr>
          <w:sz w:val="24"/>
          <w:szCs w:val="24"/>
        </w:rPr>
        <w:t>čipu i několik dalších obvodů,</w:t>
      </w:r>
      <w:r w:rsidR="00235D03" w:rsidRPr="00235D03">
        <w:rPr>
          <w:sz w:val="24"/>
          <w:szCs w:val="24"/>
        </w:rPr>
        <w:t xml:space="preserve"> především to jsou stabilizátory napájecího napětí a obvody, </w:t>
      </w:r>
      <w:r w:rsidR="00FA13C4">
        <w:rPr>
          <w:sz w:val="24"/>
          <w:szCs w:val="24"/>
        </w:rPr>
        <w:t>které zajišťují komunikaci s PC.</w:t>
      </w:r>
    </w:p>
    <w:p w14:paraId="7DD5D424" w14:textId="77777777" w:rsidR="00FA13C4" w:rsidRDefault="00FA13C4" w:rsidP="00A245DC">
      <w:pPr>
        <w:spacing w:after="100" w:afterAutospacing="1" w:line="360" w:lineRule="auto"/>
        <w:rPr>
          <w:sz w:val="24"/>
          <w:szCs w:val="24"/>
        </w:rPr>
      </w:pPr>
    </w:p>
    <w:p w14:paraId="7DD5D425" w14:textId="77777777" w:rsidR="00F818E5" w:rsidRPr="00F73AF6" w:rsidRDefault="00F818E5" w:rsidP="00A245DC">
      <w:pPr>
        <w:spacing w:after="100" w:afterAutospacing="1" w:line="360" w:lineRule="auto"/>
        <w:jc w:val="center"/>
        <w:rPr>
          <w:sz w:val="24"/>
          <w:szCs w:val="24"/>
        </w:rPr>
      </w:pPr>
      <w:r w:rsidRPr="00F73AF6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DD5D4DC" wp14:editId="7DD5D4DD">
            <wp:extent cx="3696336" cy="2553419"/>
            <wp:effectExtent l="0" t="0" r="0" b="0"/>
            <wp:docPr id="3" name="Obrázek 3" descr="C:\Users\lukas\AppData\Local\Microsoft\Windows\INetCache\Content.Word\UNO_pop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kas\AppData\Local\Microsoft\Windows\INetCache\Content.Word\UNO_popi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3" t="15456" r="14122" b="11413"/>
                    <a:stretch/>
                  </pic:blipFill>
                  <pic:spPr bwMode="auto">
                    <a:xfrm>
                      <a:off x="0" y="0"/>
                      <a:ext cx="3706336" cy="256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5D426" w14:textId="77777777" w:rsidR="00F73AF6" w:rsidRPr="00FA13C4" w:rsidRDefault="00FA13C4" w:rsidP="00A245DC">
      <w:pPr>
        <w:spacing w:after="100" w:afterAutospacing="1"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deska Arduino UNO</w:t>
      </w:r>
    </w:p>
    <w:p w14:paraId="7DD5D428" w14:textId="77777777" w:rsidR="00FA13C4" w:rsidRPr="00F73AF6" w:rsidRDefault="00FA13C4" w:rsidP="00A245DC">
      <w:pPr>
        <w:spacing w:after="100" w:afterAutospacing="1" w:line="360" w:lineRule="auto"/>
        <w:rPr>
          <w:sz w:val="24"/>
          <w:szCs w:val="24"/>
        </w:rPr>
      </w:pPr>
      <w:r w:rsidRPr="00F73AF6">
        <w:rPr>
          <w:sz w:val="24"/>
          <w:szCs w:val="24"/>
        </w:rPr>
        <w:t>Popis desky:</w:t>
      </w:r>
    </w:p>
    <w:p w14:paraId="7DD5D429" w14:textId="59046053" w:rsidR="00F818E5" w:rsidRPr="00F73AF6" w:rsidRDefault="00F818E5" w:rsidP="00A245DC">
      <w:pPr>
        <w:pStyle w:val="Odstavecseseznamem"/>
        <w:numPr>
          <w:ilvl w:val="0"/>
          <w:numId w:val="5"/>
        </w:numPr>
        <w:spacing w:after="100" w:afterAutospacing="1" w:line="360" w:lineRule="auto"/>
        <w:rPr>
          <w:sz w:val="24"/>
          <w:szCs w:val="24"/>
        </w:rPr>
      </w:pPr>
      <w:r w:rsidRPr="00F73AF6">
        <w:rPr>
          <w:sz w:val="24"/>
          <w:szCs w:val="24"/>
        </w:rPr>
        <w:t>resetovací tlačítko</w:t>
      </w:r>
      <w:r w:rsidR="004A4437">
        <w:rPr>
          <w:sz w:val="24"/>
          <w:szCs w:val="24"/>
        </w:rPr>
        <w:t>; p</w:t>
      </w:r>
      <w:r w:rsidRPr="00F73AF6">
        <w:rPr>
          <w:sz w:val="24"/>
          <w:szCs w:val="24"/>
        </w:rPr>
        <w:t>oužívá se, pokud chceme p</w:t>
      </w:r>
      <w:r w:rsidR="004A4437">
        <w:rPr>
          <w:sz w:val="24"/>
          <w:szCs w:val="24"/>
        </w:rPr>
        <w:t>rogram spustit znovu od začátku</w:t>
      </w:r>
    </w:p>
    <w:p w14:paraId="7DD5D42A" w14:textId="1E0AEB13" w:rsidR="00F818E5" w:rsidRPr="00F73AF6" w:rsidRDefault="00F818E5" w:rsidP="00A245DC">
      <w:pPr>
        <w:pStyle w:val="Odstavecseseznamem"/>
        <w:numPr>
          <w:ilvl w:val="0"/>
          <w:numId w:val="5"/>
        </w:numPr>
        <w:spacing w:after="100" w:afterAutospacing="1" w:line="360" w:lineRule="auto"/>
        <w:rPr>
          <w:sz w:val="24"/>
          <w:szCs w:val="24"/>
        </w:rPr>
      </w:pPr>
      <w:proofErr w:type="gramStart"/>
      <w:r w:rsidRPr="00F73AF6">
        <w:rPr>
          <w:sz w:val="24"/>
          <w:szCs w:val="24"/>
        </w:rPr>
        <w:t xml:space="preserve">–    3. </w:t>
      </w:r>
      <w:r w:rsidR="004A4437">
        <w:rPr>
          <w:sz w:val="24"/>
          <w:szCs w:val="24"/>
        </w:rPr>
        <w:t>digitální</w:t>
      </w:r>
      <w:proofErr w:type="gramEnd"/>
      <w:r w:rsidR="004A4437">
        <w:rPr>
          <w:sz w:val="24"/>
          <w:szCs w:val="24"/>
        </w:rPr>
        <w:t xml:space="preserve"> piny; v</w:t>
      </w:r>
      <w:r w:rsidRPr="00F73AF6">
        <w:rPr>
          <w:sz w:val="24"/>
          <w:szCs w:val="24"/>
        </w:rPr>
        <w:t>ývody označené ~ podporují PWM modulaci</w:t>
      </w:r>
    </w:p>
    <w:p w14:paraId="7DD5D42B" w14:textId="0D8CDE97" w:rsidR="00F818E5" w:rsidRPr="00F73AF6" w:rsidRDefault="00F818E5" w:rsidP="00A245DC">
      <w:pPr>
        <w:pStyle w:val="Odstavecseseznamem"/>
        <w:numPr>
          <w:ilvl w:val="0"/>
          <w:numId w:val="6"/>
        </w:numPr>
        <w:spacing w:after="100" w:afterAutospacing="1" w:line="360" w:lineRule="auto"/>
        <w:rPr>
          <w:sz w:val="24"/>
          <w:szCs w:val="24"/>
        </w:rPr>
      </w:pPr>
      <w:r w:rsidRPr="00F73AF6">
        <w:rPr>
          <w:sz w:val="24"/>
          <w:szCs w:val="24"/>
        </w:rPr>
        <w:t>USB konektor typu B</w:t>
      </w:r>
      <w:r w:rsidR="004A4437">
        <w:rPr>
          <w:sz w:val="24"/>
          <w:szCs w:val="24"/>
        </w:rPr>
        <w:t>;</w:t>
      </w:r>
      <w:r w:rsidRPr="00F73AF6">
        <w:rPr>
          <w:sz w:val="24"/>
          <w:szCs w:val="24"/>
        </w:rPr>
        <w:t xml:space="preserve"> </w:t>
      </w:r>
      <w:r w:rsidR="004A4437">
        <w:rPr>
          <w:sz w:val="24"/>
          <w:szCs w:val="24"/>
        </w:rPr>
        <w:t>slouží k propojení desky a PC</w:t>
      </w:r>
    </w:p>
    <w:p w14:paraId="7DD5D42C" w14:textId="71ACE813" w:rsidR="00F818E5" w:rsidRPr="00F73AF6" w:rsidRDefault="00F818E5" w:rsidP="00A245DC">
      <w:pPr>
        <w:pStyle w:val="Odstavecseseznamem"/>
        <w:numPr>
          <w:ilvl w:val="0"/>
          <w:numId w:val="6"/>
        </w:numPr>
        <w:spacing w:after="100" w:afterAutospacing="1" w:line="360" w:lineRule="auto"/>
        <w:rPr>
          <w:sz w:val="24"/>
          <w:szCs w:val="24"/>
        </w:rPr>
      </w:pPr>
      <w:r w:rsidRPr="00F73AF6">
        <w:rPr>
          <w:sz w:val="24"/>
          <w:szCs w:val="24"/>
        </w:rPr>
        <w:t>USB seriál převodník</w:t>
      </w:r>
      <w:r w:rsidR="009422C2" w:rsidRPr="00F73AF6">
        <w:rPr>
          <w:sz w:val="24"/>
          <w:szCs w:val="24"/>
        </w:rPr>
        <w:t xml:space="preserve"> – převodník univerzální sériové linky na USB</w:t>
      </w:r>
      <w:r w:rsidR="004A4437">
        <w:rPr>
          <w:sz w:val="24"/>
          <w:szCs w:val="24"/>
        </w:rPr>
        <w:t>; z</w:t>
      </w:r>
      <w:r w:rsidR="009422C2" w:rsidRPr="00F73AF6">
        <w:rPr>
          <w:sz w:val="24"/>
          <w:szCs w:val="24"/>
        </w:rPr>
        <w:t xml:space="preserve">ajišťuje </w:t>
      </w:r>
      <w:r w:rsidR="004A4437">
        <w:rPr>
          <w:sz w:val="24"/>
          <w:szCs w:val="24"/>
        </w:rPr>
        <w:t>komunikaci mezi čipem a PC</w:t>
      </w:r>
    </w:p>
    <w:p w14:paraId="7DD5D42D" w14:textId="295B1A41" w:rsidR="00F818E5" w:rsidRPr="00F73AF6" w:rsidRDefault="00F818E5" w:rsidP="00A245DC">
      <w:pPr>
        <w:pStyle w:val="Odstavecseseznamem"/>
        <w:numPr>
          <w:ilvl w:val="0"/>
          <w:numId w:val="6"/>
        </w:numPr>
        <w:spacing w:after="100" w:afterAutospacing="1" w:line="360" w:lineRule="auto"/>
        <w:rPr>
          <w:sz w:val="24"/>
          <w:szCs w:val="24"/>
        </w:rPr>
      </w:pPr>
      <w:r w:rsidRPr="00F73AF6">
        <w:rPr>
          <w:sz w:val="24"/>
          <w:szCs w:val="24"/>
        </w:rPr>
        <w:t>Indikační LED</w:t>
      </w:r>
    </w:p>
    <w:p w14:paraId="7DD5D42E" w14:textId="4A74AD16" w:rsidR="0002234A" w:rsidRPr="00F73AF6" w:rsidRDefault="004A4437" w:rsidP="00A245DC">
      <w:pPr>
        <w:pStyle w:val="Odstavecseseznamem"/>
        <w:numPr>
          <w:ilvl w:val="0"/>
          <w:numId w:val="6"/>
        </w:numPr>
        <w:spacing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Hlavní čip desky</w:t>
      </w:r>
    </w:p>
    <w:p w14:paraId="7DD5D42F" w14:textId="026F9C76" w:rsidR="0002234A" w:rsidRPr="00F73AF6" w:rsidRDefault="00770081" w:rsidP="00A245DC">
      <w:pPr>
        <w:pStyle w:val="Odstavecseseznamem"/>
        <w:numPr>
          <w:ilvl w:val="0"/>
          <w:numId w:val="6"/>
        </w:numPr>
        <w:spacing w:after="100" w:afterAutospacing="1" w:line="360" w:lineRule="auto"/>
        <w:rPr>
          <w:sz w:val="24"/>
          <w:szCs w:val="24"/>
        </w:rPr>
      </w:pPr>
      <w:r w:rsidRPr="00F73AF6">
        <w:rPr>
          <w:sz w:val="24"/>
          <w:szCs w:val="24"/>
        </w:rPr>
        <w:t>ICSP</w:t>
      </w:r>
      <w:r w:rsidR="009422C2" w:rsidRPr="00F73AF6">
        <w:rPr>
          <w:sz w:val="24"/>
          <w:szCs w:val="24"/>
        </w:rPr>
        <w:t xml:space="preserve"> konektor</w:t>
      </w:r>
      <w:r w:rsidR="0002234A" w:rsidRPr="00F73AF6">
        <w:rPr>
          <w:sz w:val="24"/>
          <w:szCs w:val="24"/>
        </w:rPr>
        <w:t xml:space="preserve"> pro ext</w:t>
      </w:r>
      <w:r w:rsidR="004A4437">
        <w:rPr>
          <w:sz w:val="24"/>
          <w:szCs w:val="24"/>
        </w:rPr>
        <w:t>erní programování hlavního čipu</w:t>
      </w:r>
    </w:p>
    <w:p w14:paraId="7DD5D430" w14:textId="28AE77FA" w:rsidR="0002234A" w:rsidRPr="00F73AF6" w:rsidRDefault="004A4437" w:rsidP="00A245DC">
      <w:pPr>
        <w:pStyle w:val="Odstavecseseznamem"/>
        <w:numPr>
          <w:ilvl w:val="0"/>
          <w:numId w:val="6"/>
        </w:numPr>
        <w:spacing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Napájecí konektor</w:t>
      </w:r>
    </w:p>
    <w:p w14:paraId="7DD5D431" w14:textId="78F068EC" w:rsidR="0002234A" w:rsidRPr="00F73AF6" w:rsidRDefault="0002234A" w:rsidP="00A245DC">
      <w:pPr>
        <w:pStyle w:val="Odstavecseseznamem"/>
        <w:numPr>
          <w:ilvl w:val="0"/>
          <w:numId w:val="6"/>
        </w:numPr>
        <w:spacing w:after="100" w:afterAutospacing="1" w:line="360" w:lineRule="auto"/>
        <w:rPr>
          <w:sz w:val="24"/>
          <w:szCs w:val="24"/>
        </w:rPr>
      </w:pPr>
      <w:r w:rsidRPr="00F73AF6">
        <w:rPr>
          <w:sz w:val="24"/>
          <w:szCs w:val="24"/>
        </w:rPr>
        <w:t xml:space="preserve">Napájecí výstupy </w:t>
      </w:r>
      <w:r w:rsidR="009422C2" w:rsidRPr="00F73AF6">
        <w:rPr>
          <w:sz w:val="24"/>
          <w:szCs w:val="24"/>
        </w:rPr>
        <w:t>procesorového kitu pro příp</w:t>
      </w:r>
      <w:r w:rsidR="00770081" w:rsidRPr="00F73AF6">
        <w:rPr>
          <w:sz w:val="24"/>
          <w:szCs w:val="24"/>
        </w:rPr>
        <w:t>adné propojení s dalšími moduly</w:t>
      </w:r>
    </w:p>
    <w:p w14:paraId="7DD5D432" w14:textId="1A224630" w:rsidR="0002234A" w:rsidRPr="00F73AF6" w:rsidRDefault="0002234A" w:rsidP="00A245DC">
      <w:pPr>
        <w:pStyle w:val="Odstavecseseznamem"/>
        <w:numPr>
          <w:ilvl w:val="0"/>
          <w:numId w:val="6"/>
        </w:numPr>
        <w:spacing w:after="100" w:afterAutospacing="1" w:line="360" w:lineRule="auto"/>
        <w:rPr>
          <w:sz w:val="24"/>
          <w:szCs w:val="24"/>
        </w:rPr>
      </w:pPr>
      <w:r w:rsidRPr="00F73AF6">
        <w:rPr>
          <w:sz w:val="24"/>
          <w:szCs w:val="24"/>
        </w:rPr>
        <w:t>Analogové vstupy</w:t>
      </w:r>
      <w:r w:rsidR="004A4437">
        <w:rPr>
          <w:sz w:val="24"/>
          <w:szCs w:val="24"/>
        </w:rPr>
        <w:t>; p</w:t>
      </w:r>
      <w:r w:rsidRPr="00F73AF6">
        <w:rPr>
          <w:sz w:val="24"/>
          <w:szCs w:val="24"/>
        </w:rPr>
        <w:t>oužívají si pro měření analogových hodnot</w:t>
      </w:r>
    </w:p>
    <w:p w14:paraId="7DD5D434" w14:textId="065F6615" w:rsidR="00FB659D" w:rsidRPr="00F73AF6" w:rsidRDefault="00074368" w:rsidP="00020607">
      <w:pPr>
        <w:pStyle w:val="Nadpis3"/>
        <w:numPr>
          <w:ilvl w:val="2"/>
          <w:numId w:val="12"/>
        </w:numPr>
        <w:spacing w:before="0" w:after="100" w:afterAutospacing="1" w:line="360" w:lineRule="auto"/>
      </w:pPr>
      <w:bookmarkStart w:id="198" w:name="_Toc439677863"/>
      <w:r w:rsidRPr="00F73AF6">
        <w:t xml:space="preserve">VÝVOJOVÉ PROSTŘEDÍ A </w:t>
      </w:r>
      <w:r w:rsidR="00FB659D" w:rsidRPr="00F73AF6">
        <w:t>PROGRAMOVACÍ JAZYK</w:t>
      </w:r>
      <w:bookmarkEnd w:id="198"/>
    </w:p>
    <w:p w14:paraId="7DD5D436" w14:textId="565D704D" w:rsidR="00074368" w:rsidRPr="00F73AF6" w:rsidRDefault="00074368" w:rsidP="00A245DC">
      <w:pPr>
        <w:spacing w:after="100" w:afterAutospacing="1" w:line="360" w:lineRule="auto"/>
        <w:ind w:firstLine="709"/>
        <w:jc w:val="both"/>
        <w:rPr>
          <w:sz w:val="24"/>
          <w:szCs w:val="24"/>
        </w:rPr>
      </w:pPr>
      <w:r w:rsidRPr="00F73AF6">
        <w:rPr>
          <w:sz w:val="24"/>
          <w:szCs w:val="24"/>
        </w:rPr>
        <w:t>Vývojové prostředí pro psaní kódů se nazývá Arduino IDE (Integrated Development Enviroment). Je napsané v jazyce Java a jedná se o software vzniklý z vývojového prostředí Processing. To bylo mírně upraveno, byly přid</w:t>
      </w:r>
      <w:r w:rsidR="006A6EE6">
        <w:rPr>
          <w:sz w:val="24"/>
          <w:szCs w:val="24"/>
        </w:rPr>
        <w:t>ány</w:t>
      </w:r>
      <w:r w:rsidRPr="00F73AF6">
        <w:rPr>
          <w:sz w:val="24"/>
          <w:szCs w:val="24"/>
        </w:rPr>
        <w:t xml:space="preserve"> funkce a podpora jazyka Wiring.</w:t>
      </w:r>
    </w:p>
    <w:p w14:paraId="7DD5D437" w14:textId="6C53E968" w:rsidR="00074368" w:rsidRDefault="00074368" w:rsidP="00A245DC">
      <w:pPr>
        <w:spacing w:after="100" w:afterAutospacing="1" w:line="360" w:lineRule="auto"/>
        <w:ind w:firstLine="709"/>
        <w:jc w:val="both"/>
        <w:rPr>
          <w:sz w:val="24"/>
          <w:szCs w:val="24"/>
        </w:rPr>
      </w:pPr>
      <w:r w:rsidRPr="00F73AF6">
        <w:rPr>
          <w:sz w:val="24"/>
          <w:szCs w:val="24"/>
        </w:rPr>
        <w:lastRenderedPageBreak/>
        <w:t xml:space="preserve">Arduino je možné programovat v jazyce C nebo C++, nejvhodnější je ale použít knihovnu Wiring. Ta je v současnosti velmi rozšířená a </w:t>
      </w:r>
      <w:r w:rsidR="006A6EE6">
        <w:rPr>
          <w:sz w:val="24"/>
          <w:szCs w:val="24"/>
        </w:rPr>
        <w:t>díky</w:t>
      </w:r>
      <w:r w:rsidRPr="00F73AF6">
        <w:rPr>
          <w:sz w:val="24"/>
          <w:szCs w:val="24"/>
        </w:rPr>
        <w:t xml:space="preserve"> její komplexnosti se o ní dá uvažovat jako o samostatném programovacím jazyce.</w:t>
      </w:r>
    </w:p>
    <w:p w14:paraId="7DD5D438" w14:textId="067D96A1" w:rsidR="003F0A81" w:rsidRDefault="003F0A81" w:rsidP="00A245DC">
      <w:pPr>
        <w:autoSpaceDE w:val="0"/>
        <w:autoSpaceDN w:val="0"/>
        <w:adjustRightInd w:val="0"/>
        <w:spacing w:after="100" w:afterAutospacing="1" w:line="360" w:lineRule="auto"/>
        <w:ind w:firstLine="709"/>
        <w:jc w:val="both"/>
        <w:rPr>
          <w:noProof/>
          <w:sz w:val="24"/>
          <w:szCs w:val="24"/>
          <w:lang w:eastAsia="cs-CZ"/>
        </w:rPr>
      </w:pPr>
      <w:r w:rsidRPr="003F0A81">
        <w:rPr>
          <w:rFonts w:cs="Times New Roman"/>
          <w:sz w:val="24"/>
          <w:szCs w:val="24"/>
        </w:rPr>
        <w:t>Pomocí vývojového prost</w:t>
      </w:r>
      <w:r w:rsidRPr="003F0A81">
        <w:rPr>
          <w:rFonts w:cs="TimesNewRoman"/>
          <w:sz w:val="24"/>
          <w:szCs w:val="24"/>
        </w:rPr>
        <w:t>ř</w:t>
      </w:r>
      <w:r w:rsidRPr="003F0A81">
        <w:rPr>
          <w:rFonts w:cs="Times New Roman"/>
          <w:sz w:val="24"/>
          <w:szCs w:val="24"/>
        </w:rPr>
        <w:t>edí m</w:t>
      </w:r>
      <w:r w:rsidRPr="003F0A81">
        <w:rPr>
          <w:rFonts w:cs="TimesNewRoman"/>
          <w:sz w:val="24"/>
          <w:szCs w:val="24"/>
        </w:rPr>
        <w:t>ů</w:t>
      </w:r>
      <w:r w:rsidRPr="003F0A81">
        <w:rPr>
          <w:rFonts w:cs="Times New Roman"/>
          <w:sz w:val="24"/>
          <w:szCs w:val="24"/>
        </w:rPr>
        <w:t>žeme</w:t>
      </w:r>
      <w:r>
        <w:rPr>
          <w:rFonts w:cs="Times New Roman"/>
          <w:sz w:val="24"/>
          <w:szCs w:val="24"/>
        </w:rPr>
        <w:t xml:space="preserve"> </w:t>
      </w:r>
      <w:r w:rsidRPr="003F0A81">
        <w:rPr>
          <w:rFonts w:cs="Times New Roman"/>
          <w:sz w:val="24"/>
          <w:szCs w:val="24"/>
        </w:rPr>
        <w:t>vytvá</w:t>
      </w:r>
      <w:r w:rsidRPr="003F0A81">
        <w:rPr>
          <w:rFonts w:cs="TimesNewRoman"/>
          <w:sz w:val="24"/>
          <w:szCs w:val="24"/>
        </w:rPr>
        <w:t>ř</w:t>
      </w:r>
      <w:r w:rsidRPr="003F0A81">
        <w:rPr>
          <w:rFonts w:cs="Times New Roman"/>
          <w:sz w:val="24"/>
          <w:szCs w:val="24"/>
        </w:rPr>
        <w:t>et programy, ukládat je anebo také nahrávat p</w:t>
      </w:r>
      <w:r w:rsidRPr="003F0A81">
        <w:rPr>
          <w:rFonts w:cs="TimesNewRoman"/>
          <w:sz w:val="24"/>
          <w:szCs w:val="24"/>
        </w:rPr>
        <w:t>ř</w:t>
      </w:r>
      <w:r w:rsidRPr="003F0A81">
        <w:rPr>
          <w:rFonts w:cs="Times New Roman"/>
          <w:sz w:val="24"/>
          <w:szCs w:val="24"/>
        </w:rPr>
        <w:t>ímo do Arduina. Prost</w:t>
      </w:r>
      <w:r w:rsidRPr="003F0A81">
        <w:rPr>
          <w:rFonts w:cs="TimesNewRoman"/>
          <w:sz w:val="24"/>
          <w:szCs w:val="24"/>
        </w:rPr>
        <w:t>ř</w:t>
      </w:r>
      <w:r w:rsidRPr="003F0A81">
        <w:rPr>
          <w:rFonts w:cs="Times New Roman"/>
          <w:sz w:val="24"/>
          <w:szCs w:val="24"/>
        </w:rPr>
        <w:t>edí má</w:t>
      </w:r>
      <w:r>
        <w:rPr>
          <w:rFonts w:cs="Times New Roman"/>
          <w:sz w:val="24"/>
          <w:szCs w:val="24"/>
        </w:rPr>
        <w:t xml:space="preserve"> </w:t>
      </w:r>
      <w:r w:rsidRPr="003F0A81">
        <w:rPr>
          <w:rFonts w:cs="Times New Roman"/>
          <w:sz w:val="24"/>
          <w:szCs w:val="24"/>
        </w:rPr>
        <w:t>jednoduché ovládání, skládá se z n</w:t>
      </w:r>
      <w:r w:rsidRPr="003F0A81">
        <w:rPr>
          <w:rFonts w:cs="TimesNewRoman"/>
          <w:sz w:val="24"/>
          <w:szCs w:val="24"/>
        </w:rPr>
        <w:t>ě</w:t>
      </w:r>
      <w:r w:rsidRPr="003F0A81">
        <w:rPr>
          <w:rFonts w:cs="Times New Roman"/>
          <w:sz w:val="24"/>
          <w:szCs w:val="24"/>
        </w:rPr>
        <w:t xml:space="preserve">kolika </w:t>
      </w:r>
      <w:r w:rsidRPr="003F0A81">
        <w:rPr>
          <w:rFonts w:cs="TimesNewRoman"/>
          <w:sz w:val="24"/>
          <w:szCs w:val="24"/>
        </w:rPr>
        <w:t>č</w:t>
      </w:r>
      <w:r w:rsidRPr="003F0A81">
        <w:rPr>
          <w:rFonts w:cs="Times New Roman"/>
          <w:sz w:val="24"/>
          <w:szCs w:val="24"/>
        </w:rPr>
        <w:t>ástí: naho</w:t>
      </w:r>
      <w:r w:rsidRPr="003F0A81">
        <w:rPr>
          <w:rFonts w:cs="TimesNewRoman"/>
          <w:sz w:val="24"/>
          <w:szCs w:val="24"/>
        </w:rPr>
        <w:t>ř</w:t>
      </w:r>
      <w:r w:rsidRPr="003F0A81">
        <w:rPr>
          <w:rFonts w:cs="Times New Roman"/>
          <w:sz w:val="24"/>
          <w:szCs w:val="24"/>
        </w:rPr>
        <w:t>e najdeme nabídky, pod nimi je</w:t>
      </w:r>
      <w:r>
        <w:rPr>
          <w:rFonts w:cs="Times New Roman"/>
          <w:sz w:val="24"/>
          <w:szCs w:val="24"/>
        </w:rPr>
        <w:t xml:space="preserve"> </w:t>
      </w:r>
      <w:r w:rsidRPr="003F0A81">
        <w:rPr>
          <w:rFonts w:cs="Times New Roman"/>
          <w:sz w:val="24"/>
          <w:szCs w:val="24"/>
        </w:rPr>
        <w:t>panel s tla</w:t>
      </w:r>
      <w:r w:rsidRPr="003F0A81">
        <w:rPr>
          <w:rFonts w:cs="TimesNewRoman"/>
          <w:sz w:val="24"/>
          <w:szCs w:val="24"/>
        </w:rPr>
        <w:t>č</w:t>
      </w:r>
      <w:r w:rsidRPr="003F0A81">
        <w:rPr>
          <w:rFonts w:cs="Times New Roman"/>
          <w:sz w:val="24"/>
          <w:szCs w:val="24"/>
        </w:rPr>
        <w:t>ítky, textový editor a dole je pruh pro zprávy, který nám oznamuje r</w:t>
      </w:r>
      <w:r w:rsidRPr="003F0A81">
        <w:rPr>
          <w:rFonts w:cs="TimesNewRoman"/>
          <w:sz w:val="24"/>
          <w:szCs w:val="24"/>
        </w:rPr>
        <w:t>ů</w:t>
      </w:r>
      <w:r w:rsidRPr="003F0A81">
        <w:rPr>
          <w:rFonts w:cs="Times New Roman"/>
          <w:sz w:val="24"/>
          <w:szCs w:val="24"/>
        </w:rPr>
        <w:t>zné</w:t>
      </w:r>
      <w:r>
        <w:rPr>
          <w:rFonts w:cs="Times New Roman"/>
          <w:sz w:val="24"/>
          <w:szCs w:val="24"/>
        </w:rPr>
        <w:t xml:space="preserve"> </w:t>
      </w:r>
      <w:r w:rsidRPr="003F0A81">
        <w:rPr>
          <w:rFonts w:cs="Times New Roman"/>
          <w:sz w:val="24"/>
          <w:szCs w:val="24"/>
        </w:rPr>
        <w:t xml:space="preserve">chybové hlášky. Dále </w:t>
      </w:r>
      <w:r>
        <w:rPr>
          <w:rFonts w:cs="Times New Roman"/>
          <w:sz w:val="24"/>
          <w:szCs w:val="24"/>
        </w:rPr>
        <w:t>se nesmí</w:t>
      </w:r>
      <w:r w:rsidRPr="003F0A81">
        <w:rPr>
          <w:rFonts w:cs="Times New Roman"/>
          <w:sz w:val="24"/>
          <w:szCs w:val="24"/>
        </w:rPr>
        <w:t xml:space="preserve"> zapomenout na </w:t>
      </w:r>
      <w:r w:rsidR="00FA13C4">
        <w:rPr>
          <w:rFonts w:cs="Times New Roman"/>
          <w:sz w:val="24"/>
          <w:szCs w:val="24"/>
        </w:rPr>
        <w:t>důležitou</w:t>
      </w:r>
      <w:r w:rsidRPr="003F0A81">
        <w:rPr>
          <w:rFonts w:cs="Times New Roman"/>
          <w:sz w:val="24"/>
          <w:szCs w:val="24"/>
        </w:rPr>
        <w:t xml:space="preserve"> pom</w:t>
      </w:r>
      <w:r w:rsidRPr="003F0A81">
        <w:rPr>
          <w:rFonts w:cs="TimesNewRoman"/>
          <w:sz w:val="24"/>
          <w:szCs w:val="24"/>
        </w:rPr>
        <w:t>ů</w:t>
      </w:r>
      <w:r w:rsidRPr="003F0A81">
        <w:rPr>
          <w:rFonts w:cs="Times New Roman"/>
          <w:sz w:val="24"/>
          <w:szCs w:val="24"/>
        </w:rPr>
        <w:t>cku, která se</w:t>
      </w:r>
      <w:r>
        <w:rPr>
          <w:rFonts w:cs="Times New Roman"/>
          <w:sz w:val="24"/>
          <w:szCs w:val="24"/>
        </w:rPr>
        <w:t xml:space="preserve"> </w:t>
      </w:r>
      <w:r w:rsidRPr="003F0A81">
        <w:rPr>
          <w:rFonts w:cs="Times New Roman"/>
          <w:sz w:val="24"/>
          <w:szCs w:val="24"/>
        </w:rPr>
        <w:t>jmenuje Serial Monitor. Slouží k obousm</w:t>
      </w:r>
      <w:r w:rsidRPr="003F0A81">
        <w:rPr>
          <w:rFonts w:cs="TimesNewRoman"/>
          <w:sz w:val="24"/>
          <w:szCs w:val="24"/>
        </w:rPr>
        <w:t>ě</w:t>
      </w:r>
      <w:r w:rsidRPr="003F0A81">
        <w:rPr>
          <w:rFonts w:cs="Times New Roman"/>
          <w:sz w:val="24"/>
          <w:szCs w:val="24"/>
        </w:rPr>
        <w:t>rné komunikaci mezi stolním po</w:t>
      </w:r>
      <w:r w:rsidRPr="003F0A81">
        <w:rPr>
          <w:rFonts w:cs="TimesNewRoman"/>
          <w:sz w:val="24"/>
          <w:szCs w:val="24"/>
        </w:rPr>
        <w:t>č</w:t>
      </w:r>
      <w:r w:rsidRPr="003F0A81">
        <w:rPr>
          <w:rFonts w:cs="Times New Roman"/>
          <w:sz w:val="24"/>
          <w:szCs w:val="24"/>
        </w:rPr>
        <w:t>íta</w:t>
      </w:r>
      <w:r w:rsidRPr="003F0A81">
        <w:rPr>
          <w:rFonts w:cs="TimesNewRoman"/>
          <w:sz w:val="24"/>
          <w:szCs w:val="24"/>
        </w:rPr>
        <w:t>č</w:t>
      </w:r>
      <w:r w:rsidRPr="003F0A81">
        <w:rPr>
          <w:rFonts w:cs="Times New Roman"/>
          <w:sz w:val="24"/>
          <w:szCs w:val="24"/>
        </w:rPr>
        <w:t>em a</w:t>
      </w:r>
      <w:r>
        <w:rPr>
          <w:rFonts w:cs="Times New Roman"/>
          <w:sz w:val="24"/>
          <w:szCs w:val="24"/>
        </w:rPr>
        <w:t xml:space="preserve"> </w:t>
      </w:r>
      <w:r w:rsidRPr="003F0A81">
        <w:rPr>
          <w:rFonts w:cs="Times New Roman"/>
          <w:sz w:val="24"/>
          <w:szCs w:val="24"/>
        </w:rPr>
        <w:t>Arduinem. S je</w:t>
      </w:r>
      <w:r w:rsidR="006A6EE6">
        <w:rPr>
          <w:rFonts w:cs="Times New Roman"/>
          <w:sz w:val="24"/>
          <w:szCs w:val="24"/>
        </w:rPr>
        <w:t>jí</w:t>
      </w:r>
      <w:r w:rsidRPr="003F0A81">
        <w:rPr>
          <w:rFonts w:cs="Times New Roman"/>
          <w:sz w:val="24"/>
          <w:szCs w:val="24"/>
        </w:rPr>
        <w:t xml:space="preserve"> pomocí </w:t>
      </w:r>
      <w:r>
        <w:rPr>
          <w:rFonts w:cs="Times New Roman"/>
          <w:sz w:val="24"/>
          <w:szCs w:val="24"/>
        </w:rPr>
        <w:t>lze</w:t>
      </w:r>
      <w:r w:rsidRPr="003F0A81">
        <w:rPr>
          <w:rFonts w:cs="Times New Roman"/>
          <w:sz w:val="24"/>
          <w:szCs w:val="24"/>
        </w:rPr>
        <w:t xml:space="preserve"> po sériové lince p</w:t>
      </w:r>
      <w:r w:rsidRPr="003F0A81">
        <w:rPr>
          <w:rFonts w:cs="TimesNewRoman"/>
          <w:sz w:val="24"/>
          <w:szCs w:val="24"/>
        </w:rPr>
        <w:t>ř</w:t>
      </w:r>
      <w:r w:rsidRPr="003F0A81">
        <w:rPr>
          <w:rFonts w:cs="Times New Roman"/>
          <w:sz w:val="24"/>
          <w:szCs w:val="24"/>
        </w:rPr>
        <w:t xml:space="preserve">ijímat a odesílat </w:t>
      </w:r>
      <w:r w:rsidRPr="003F0A81">
        <w:rPr>
          <w:rFonts w:cs="TimesNewRoman"/>
          <w:sz w:val="24"/>
          <w:szCs w:val="24"/>
        </w:rPr>
        <w:t>č</w:t>
      </w:r>
      <w:r w:rsidRPr="003F0A81">
        <w:rPr>
          <w:rFonts w:cs="Times New Roman"/>
          <w:sz w:val="24"/>
          <w:szCs w:val="24"/>
        </w:rPr>
        <w:t>ísla nebo znaky.</w:t>
      </w:r>
      <w:r w:rsidRPr="003F0A81">
        <w:rPr>
          <w:noProof/>
          <w:sz w:val="24"/>
          <w:szCs w:val="24"/>
          <w:lang w:eastAsia="cs-CZ"/>
        </w:rPr>
        <w:t xml:space="preserve"> </w:t>
      </w:r>
    </w:p>
    <w:p w14:paraId="7DD5D43A" w14:textId="77777777" w:rsidR="003F0A81" w:rsidRDefault="003F0A81" w:rsidP="00A245DC">
      <w:pPr>
        <w:autoSpaceDE w:val="0"/>
        <w:autoSpaceDN w:val="0"/>
        <w:adjustRightInd w:val="0"/>
        <w:spacing w:after="100" w:afterAutospacing="1" w:line="360" w:lineRule="auto"/>
        <w:jc w:val="center"/>
        <w:rPr>
          <w:sz w:val="24"/>
          <w:szCs w:val="24"/>
        </w:rPr>
      </w:pPr>
      <w:r w:rsidRPr="00F73AF6">
        <w:rPr>
          <w:noProof/>
          <w:sz w:val="24"/>
          <w:szCs w:val="24"/>
          <w:lang w:val="en-US"/>
        </w:rPr>
        <w:drawing>
          <wp:inline distT="0" distB="0" distL="0" distR="0" wp14:anchorId="7DD5D4DE" wp14:editId="7DD5D4DF">
            <wp:extent cx="3794454" cy="3303917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32" t="1066" r="1047" b="1335"/>
                    <a:stretch/>
                  </pic:blipFill>
                  <pic:spPr bwMode="auto">
                    <a:xfrm>
                      <a:off x="0" y="0"/>
                      <a:ext cx="3892070" cy="3388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5D43C" w14:textId="77777777" w:rsidR="00093B41" w:rsidRDefault="00093B41" w:rsidP="00A245DC">
      <w:pPr>
        <w:autoSpaceDE w:val="0"/>
        <w:autoSpaceDN w:val="0"/>
        <w:adjustRightInd w:val="0"/>
        <w:spacing w:after="100" w:afterAutospacing="1" w:line="360" w:lineRule="auto"/>
        <w:jc w:val="center"/>
        <w:rPr>
          <w:i/>
          <w:noProof/>
          <w:sz w:val="24"/>
          <w:szCs w:val="24"/>
          <w:lang w:eastAsia="cs-CZ"/>
        </w:rPr>
      </w:pPr>
      <w:r w:rsidRPr="00093B41">
        <w:rPr>
          <w:i/>
          <w:noProof/>
          <w:sz w:val="24"/>
          <w:szCs w:val="24"/>
          <w:lang w:eastAsia="cs-CZ"/>
        </w:rPr>
        <w:t>Arduino IDE</w:t>
      </w:r>
      <w:r>
        <w:rPr>
          <w:i/>
          <w:noProof/>
          <w:sz w:val="24"/>
          <w:szCs w:val="24"/>
          <w:lang w:eastAsia="cs-CZ"/>
        </w:rPr>
        <w:br w:type="page"/>
      </w:r>
    </w:p>
    <w:p w14:paraId="7DD5D43D" w14:textId="462F165A" w:rsidR="000F3699" w:rsidRPr="00093E91" w:rsidRDefault="000F3699" w:rsidP="00020607">
      <w:pPr>
        <w:pStyle w:val="Nadpis2"/>
        <w:numPr>
          <w:ilvl w:val="1"/>
          <w:numId w:val="12"/>
        </w:numPr>
      </w:pPr>
      <w:bookmarkStart w:id="199" w:name="_Toc439677864"/>
      <w:r w:rsidRPr="00093E91">
        <w:lastRenderedPageBreak/>
        <w:t xml:space="preserve">LED </w:t>
      </w:r>
      <w:r w:rsidRPr="00020607">
        <w:t>OSVĚTLENÍ</w:t>
      </w:r>
      <w:bookmarkEnd w:id="199"/>
    </w:p>
    <w:p w14:paraId="7DD5D43F" w14:textId="74397DC7" w:rsidR="0018023C" w:rsidRPr="00F73AF6" w:rsidRDefault="0018023C" w:rsidP="00020607">
      <w:pPr>
        <w:pStyle w:val="Nadpis3"/>
        <w:numPr>
          <w:ilvl w:val="2"/>
          <w:numId w:val="12"/>
        </w:numPr>
        <w:spacing w:before="0" w:after="100" w:afterAutospacing="1" w:line="360" w:lineRule="auto"/>
      </w:pPr>
      <w:bookmarkStart w:id="200" w:name="_Toc439677865"/>
      <w:r w:rsidRPr="00F73AF6">
        <w:t>SVĚTELNÉ ZDROJE</w:t>
      </w:r>
      <w:bookmarkEnd w:id="200"/>
    </w:p>
    <w:p w14:paraId="7DD5D441" w14:textId="32F5A1B9" w:rsidR="0018023C" w:rsidRPr="00F73AF6" w:rsidRDefault="0018023C" w:rsidP="00A245DC">
      <w:pPr>
        <w:spacing w:after="100" w:afterAutospacing="1" w:line="360" w:lineRule="auto"/>
        <w:ind w:firstLine="708"/>
        <w:jc w:val="both"/>
        <w:rPr>
          <w:sz w:val="24"/>
          <w:szCs w:val="24"/>
        </w:rPr>
      </w:pPr>
      <w:r w:rsidRPr="00F73AF6">
        <w:rPr>
          <w:sz w:val="24"/>
          <w:szCs w:val="24"/>
        </w:rPr>
        <w:t xml:space="preserve">Světelnými zdroji se myslí tělesa vyzařující optické, zpravidla viditelné záření. Mohou to být buď přírodní zdroje (slunce, měsíc, blesk…) nebo umělé zdroje (svíčka, žárovka, výbojka, </w:t>
      </w:r>
      <w:proofErr w:type="gramStart"/>
      <w:r w:rsidRPr="00F73AF6">
        <w:rPr>
          <w:sz w:val="24"/>
          <w:szCs w:val="24"/>
        </w:rPr>
        <w:t>LED...).</w:t>
      </w:r>
      <w:proofErr w:type="gramEnd"/>
      <w:r w:rsidRPr="00F73AF6">
        <w:rPr>
          <w:sz w:val="24"/>
          <w:szCs w:val="24"/>
        </w:rPr>
        <w:t xml:space="preserve"> Umělý světelný zdroj je zdroj optického záření. Přeměňuje druh energie (v našem případě eklektické) na energii elektromagnetického záření v optickém intervalu světla. </w:t>
      </w:r>
    </w:p>
    <w:p w14:paraId="7DD5D442" w14:textId="77777777" w:rsidR="0018023C" w:rsidRDefault="0018023C" w:rsidP="00A245DC">
      <w:pPr>
        <w:spacing w:after="100" w:afterAutospacing="1" w:line="360" w:lineRule="auto"/>
        <w:jc w:val="both"/>
        <w:rPr>
          <w:sz w:val="24"/>
          <w:szCs w:val="24"/>
        </w:rPr>
      </w:pPr>
      <w:r w:rsidRPr="00F73AF6">
        <w:rPr>
          <w:sz w:val="24"/>
          <w:szCs w:val="24"/>
        </w:rPr>
        <w:tab/>
        <w:t>Podle principu přeměny elektrické energie se světelné zdroje dělí na zdroje teplotní (obyčejné žárovky), výbojové (zářivky) a elektroluminiscenční (LED).</w:t>
      </w:r>
    </w:p>
    <w:p w14:paraId="7DD5D444" w14:textId="77777777" w:rsidR="002001B7" w:rsidRPr="00093B41" w:rsidRDefault="0018023C" w:rsidP="00A245DC">
      <w:pPr>
        <w:spacing w:after="100" w:afterAutospacing="1" w:line="360" w:lineRule="auto"/>
        <w:jc w:val="both"/>
        <w:rPr>
          <w:sz w:val="24"/>
          <w:szCs w:val="24"/>
          <w:u w:val="single"/>
        </w:rPr>
      </w:pPr>
      <w:r w:rsidRPr="00F73AF6">
        <w:rPr>
          <w:sz w:val="24"/>
          <w:szCs w:val="24"/>
        </w:rPr>
        <w:tab/>
      </w:r>
      <w:r w:rsidR="002001B7" w:rsidRPr="00093B41">
        <w:rPr>
          <w:sz w:val="24"/>
          <w:szCs w:val="24"/>
          <w:u w:val="single"/>
        </w:rPr>
        <w:t>K nejdůležitějším technickým parametrům světelných zdrojů patří:</w:t>
      </w:r>
    </w:p>
    <w:p w14:paraId="7DD5D445" w14:textId="101D1B54" w:rsidR="002001B7" w:rsidRPr="00F73AF6" w:rsidRDefault="006A6EE6" w:rsidP="00A245DC">
      <w:pPr>
        <w:pStyle w:val="Odstavecseseznamem"/>
        <w:numPr>
          <w:ilvl w:val="0"/>
          <w:numId w:val="8"/>
        </w:numPr>
        <w:spacing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k</w:t>
      </w:r>
      <w:r w:rsidR="002001B7" w:rsidRPr="00F73AF6">
        <w:rPr>
          <w:sz w:val="24"/>
          <w:szCs w:val="24"/>
        </w:rPr>
        <w:t>onstrukční: vnější rozměry konstrukce přívodů, hmotnost, výška světelného středu, rozměry svítícího tělesa a další</w:t>
      </w:r>
      <w:r>
        <w:rPr>
          <w:sz w:val="24"/>
          <w:szCs w:val="24"/>
        </w:rPr>
        <w:t>;</w:t>
      </w:r>
    </w:p>
    <w:p w14:paraId="7DD5D446" w14:textId="00AAAFCA" w:rsidR="002001B7" w:rsidRPr="00F73AF6" w:rsidRDefault="006A6EE6" w:rsidP="00A245DC">
      <w:pPr>
        <w:pStyle w:val="Odstavecseseznamem"/>
        <w:numPr>
          <w:ilvl w:val="0"/>
          <w:numId w:val="8"/>
        </w:numPr>
        <w:spacing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</w:t>
      </w:r>
      <w:r w:rsidR="002001B7" w:rsidRPr="00F73AF6">
        <w:rPr>
          <w:sz w:val="24"/>
          <w:szCs w:val="24"/>
        </w:rPr>
        <w:t xml:space="preserve">lektrické: příkon světelného zdroje, napětí napájecí sítě, </w:t>
      </w:r>
      <w:r w:rsidR="00845AF4" w:rsidRPr="00F73AF6">
        <w:rPr>
          <w:sz w:val="24"/>
          <w:szCs w:val="24"/>
        </w:rPr>
        <w:t>velikost a druh proudu a napětí na zdroji</w:t>
      </w:r>
      <w:r>
        <w:rPr>
          <w:sz w:val="24"/>
          <w:szCs w:val="24"/>
        </w:rPr>
        <w:t>;</w:t>
      </w:r>
    </w:p>
    <w:p w14:paraId="7DD5D447" w14:textId="427A0FEA" w:rsidR="002001B7" w:rsidRPr="00F73AF6" w:rsidRDefault="006A6EE6" w:rsidP="00A245DC">
      <w:pPr>
        <w:pStyle w:val="Odstavecseseznamem"/>
        <w:numPr>
          <w:ilvl w:val="0"/>
          <w:numId w:val="8"/>
        </w:numPr>
        <w:spacing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</w:t>
      </w:r>
      <w:r w:rsidR="002001B7" w:rsidRPr="00F73AF6">
        <w:rPr>
          <w:sz w:val="24"/>
          <w:szCs w:val="24"/>
        </w:rPr>
        <w:t xml:space="preserve">větelné: </w:t>
      </w:r>
      <w:r w:rsidR="00845AF4" w:rsidRPr="00F73AF6">
        <w:rPr>
          <w:sz w:val="24"/>
          <w:szCs w:val="24"/>
        </w:rPr>
        <w:t>světelný tok, spektrální složení, svítivost a její prostorové rozložení, jas</w:t>
      </w:r>
      <w:r>
        <w:rPr>
          <w:sz w:val="24"/>
          <w:szCs w:val="24"/>
        </w:rPr>
        <w:t>;</w:t>
      </w:r>
    </w:p>
    <w:p w14:paraId="7DD5D448" w14:textId="17908723" w:rsidR="002001B7" w:rsidRDefault="006A6EE6" w:rsidP="00A245DC">
      <w:pPr>
        <w:pStyle w:val="Odstavecseseznamem"/>
        <w:numPr>
          <w:ilvl w:val="0"/>
          <w:numId w:val="8"/>
        </w:numPr>
        <w:spacing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ž</w:t>
      </w:r>
      <w:r w:rsidR="002001B7" w:rsidRPr="00F73AF6">
        <w:rPr>
          <w:sz w:val="24"/>
          <w:szCs w:val="24"/>
        </w:rPr>
        <w:t>ivotnost světelného zdroje:</w:t>
      </w:r>
      <w:r w:rsidR="00845AF4" w:rsidRPr="00F73AF6">
        <w:rPr>
          <w:sz w:val="24"/>
          <w:szCs w:val="24"/>
        </w:rPr>
        <w:t xml:space="preserve"> celková doba jeho svícení až do okamžiku, kdy je nepoužitelný nebo se za nepoužitelný považuje podle potřebných kritérií.</w:t>
      </w:r>
    </w:p>
    <w:p w14:paraId="7DD5D44A" w14:textId="77777777" w:rsidR="002001B7" w:rsidRPr="00093B41" w:rsidRDefault="002001B7" w:rsidP="00A245DC">
      <w:pPr>
        <w:spacing w:after="100" w:afterAutospacing="1" w:line="360" w:lineRule="auto"/>
        <w:jc w:val="both"/>
        <w:rPr>
          <w:sz w:val="24"/>
          <w:szCs w:val="24"/>
          <w:u w:val="single"/>
        </w:rPr>
      </w:pPr>
      <w:r w:rsidRPr="00F73AF6">
        <w:rPr>
          <w:sz w:val="24"/>
          <w:szCs w:val="24"/>
        </w:rPr>
        <w:tab/>
      </w:r>
      <w:r w:rsidRPr="00093B41">
        <w:rPr>
          <w:sz w:val="24"/>
          <w:szCs w:val="24"/>
          <w:u w:val="single"/>
        </w:rPr>
        <w:t xml:space="preserve">K nejdůležitějším provozním parametrům </w:t>
      </w:r>
      <w:r w:rsidR="00845AF4" w:rsidRPr="00093B41">
        <w:rPr>
          <w:sz w:val="24"/>
          <w:szCs w:val="24"/>
          <w:u w:val="single"/>
        </w:rPr>
        <w:t>patří</w:t>
      </w:r>
      <w:r w:rsidRPr="00093B41">
        <w:rPr>
          <w:sz w:val="24"/>
          <w:szCs w:val="24"/>
          <w:u w:val="single"/>
        </w:rPr>
        <w:t>:</w:t>
      </w:r>
    </w:p>
    <w:p w14:paraId="7DD5D44B" w14:textId="3737C76C" w:rsidR="002001B7" w:rsidRPr="00F73AF6" w:rsidRDefault="006A6EE6" w:rsidP="00A245DC">
      <w:pPr>
        <w:pStyle w:val="Odstavecseseznamem"/>
        <w:numPr>
          <w:ilvl w:val="0"/>
          <w:numId w:val="7"/>
        </w:numPr>
        <w:spacing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 w:rsidR="002001B7" w:rsidRPr="00F73AF6">
        <w:rPr>
          <w:sz w:val="24"/>
          <w:szCs w:val="24"/>
        </w:rPr>
        <w:t>ěrný výkon (účinnost):</w:t>
      </w:r>
      <w:r w:rsidR="00845AF4" w:rsidRPr="00F73AF6">
        <w:rPr>
          <w:sz w:val="24"/>
          <w:szCs w:val="24"/>
        </w:rPr>
        <w:t xml:space="preserve"> vyjádřený v lumenech na Watt (lm/W), charakterizuje efektivnost přeměny elektrické energie na </w:t>
      </w:r>
      <w:r w:rsidR="00BE0F56" w:rsidRPr="00F73AF6">
        <w:rPr>
          <w:sz w:val="24"/>
          <w:szCs w:val="24"/>
        </w:rPr>
        <w:t>světelnou</w:t>
      </w:r>
      <w:r>
        <w:rPr>
          <w:sz w:val="24"/>
          <w:szCs w:val="24"/>
        </w:rPr>
        <w:t>;</w:t>
      </w:r>
    </w:p>
    <w:p w14:paraId="7DD5D44C" w14:textId="37AFBF75" w:rsidR="002001B7" w:rsidRPr="00F73AF6" w:rsidRDefault="006A6EE6" w:rsidP="00A245DC">
      <w:pPr>
        <w:pStyle w:val="Odstavecseseznamem"/>
        <w:numPr>
          <w:ilvl w:val="0"/>
          <w:numId w:val="7"/>
        </w:numPr>
        <w:spacing w:after="100" w:afterAutospacing="1"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>s</w:t>
      </w:r>
      <w:r w:rsidR="002001B7" w:rsidRPr="00F73AF6">
        <w:rPr>
          <w:sz w:val="24"/>
          <w:szCs w:val="24"/>
        </w:rPr>
        <w:t>polehlivost</w:t>
      </w:r>
      <w:r>
        <w:rPr>
          <w:sz w:val="24"/>
          <w:szCs w:val="24"/>
        </w:rPr>
        <w:t>;</w:t>
      </w:r>
    </w:p>
    <w:p w14:paraId="7DD5D44D" w14:textId="64948E7A" w:rsidR="002001B7" w:rsidRPr="00F73AF6" w:rsidRDefault="006A6EE6" w:rsidP="00A245DC">
      <w:pPr>
        <w:pStyle w:val="Odstavecseseznamem"/>
        <w:numPr>
          <w:ilvl w:val="0"/>
          <w:numId w:val="7"/>
        </w:numPr>
        <w:spacing w:after="100" w:afterAutospacing="1"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>k</w:t>
      </w:r>
      <w:r w:rsidR="002001B7" w:rsidRPr="00F73AF6">
        <w:rPr>
          <w:sz w:val="24"/>
          <w:szCs w:val="24"/>
        </w:rPr>
        <w:t>ompatibilita:</w:t>
      </w:r>
      <w:r w:rsidR="00BE0F56" w:rsidRPr="00F73AF6">
        <w:rPr>
          <w:sz w:val="24"/>
          <w:szCs w:val="24"/>
        </w:rPr>
        <w:t xml:space="preserve"> kompatibilita světelného zdroje s osvětlovací soustavou</w:t>
      </w:r>
      <w:r>
        <w:rPr>
          <w:sz w:val="24"/>
          <w:szCs w:val="24"/>
        </w:rPr>
        <w:t>;</w:t>
      </w:r>
    </w:p>
    <w:p w14:paraId="7DD5D44E" w14:textId="0225952E" w:rsidR="002001B7" w:rsidRDefault="006A6EE6" w:rsidP="00A245DC">
      <w:pPr>
        <w:pStyle w:val="Odstavecseseznamem"/>
        <w:numPr>
          <w:ilvl w:val="0"/>
          <w:numId w:val="7"/>
        </w:numPr>
        <w:spacing w:after="100" w:afterAutospacing="1"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>e</w:t>
      </w:r>
      <w:r w:rsidR="002001B7" w:rsidRPr="00F73AF6">
        <w:rPr>
          <w:sz w:val="24"/>
          <w:szCs w:val="24"/>
        </w:rPr>
        <w:t>konomičnost:</w:t>
      </w:r>
      <w:r w:rsidR="00BE0F56" w:rsidRPr="00F73AF6">
        <w:rPr>
          <w:sz w:val="24"/>
          <w:szCs w:val="24"/>
        </w:rPr>
        <w:t xml:space="preserve"> cena světelného zdroje je jedním z hlavních faktorů určujících efektivnost osvětlovací soustavy a musí být posuzován</w:t>
      </w:r>
      <w:r>
        <w:rPr>
          <w:sz w:val="24"/>
          <w:szCs w:val="24"/>
        </w:rPr>
        <w:t>a</w:t>
      </w:r>
      <w:r w:rsidR="00BE0F56" w:rsidRPr="00F73AF6">
        <w:rPr>
          <w:sz w:val="24"/>
          <w:szCs w:val="24"/>
        </w:rPr>
        <w:t xml:space="preserve"> s dalšími parametry, určujícími investiční a provozní náklady osvětlovací soustavy jako celku, včetně možných vlivů na bezpečnost a produktivitu práce.</w:t>
      </w:r>
    </w:p>
    <w:p w14:paraId="7DD5D450" w14:textId="2BAA132B" w:rsidR="00EF7424" w:rsidRPr="00F73AF6" w:rsidRDefault="00EF7424" w:rsidP="00020607">
      <w:pPr>
        <w:pStyle w:val="Nadpis3"/>
        <w:numPr>
          <w:ilvl w:val="2"/>
          <w:numId w:val="14"/>
        </w:numPr>
        <w:spacing w:before="0" w:after="100" w:afterAutospacing="1" w:line="360" w:lineRule="auto"/>
        <w:jc w:val="both"/>
      </w:pPr>
      <w:bookmarkStart w:id="201" w:name="_Toc439677866"/>
      <w:r w:rsidRPr="00F73AF6">
        <w:lastRenderedPageBreak/>
        <w:t>FUNKCE</w:t>
      </w:r>
      <w:bookmarkEnd w:id="201"/>
    </w:p>
    <w:p w14:paraId="7DD5D452" w14:textId="77777777" w:rsidR="00D5166B" w:rsidRPr="00F73AF6" w:rsidRDefault="00D5166B" w:rsidP="00A245DC">
      <w:pPr>
        <w:spacing w:after="100" w:afterAutospacing="1" w:line="360" w:lineRule="auto"/>
        <w:ind w:firstLine="708"/>
        <w:jc w:val="both"/>
        <w:rPr>
          <w:sz w:val="24"/>
          <w:szCs w:val="24"/>
        </w:rPr>
      </w:pPr>
      <w:r w:rsidRPr="00F73AF6">
        <w:rPr>
          <w:sz w:val="24"/>
          <w:szCs w:val="24"/>
        </w:rPr>
        <w:t xml:space="preserve">LED (Light Emiting Diode) je polovodičová součástka vyzařující světlo. Jedná se o elektronickou součástku obsahující jeden PN přechod, který při průchodu elektrického proudu </w:t>
      </w:r>
      <w:r w:rsidR="00311BFA" w:rsidRPr="00F73AF6">
        <w:rPr>
          <w:sz w:val="24"/>
          <w:szCs w:val="24"/>
        </w:rPr>
        <w:t>emituje</w:t>
      </w:r>
      <w:r w:rsidRPr="00F73AF6">
        <w:rPr>
          <w:sz w:val="24"/>
          <w:szCs w:val="24"/>
        </w:rPr>
        <w:t xml:space="preserve"> </w:t>
      </w:r>
      <w:r w:rsidR="00311BFA" w:rsidRPr="00F73AF6">
        <w:rPr>
          <w:sz w:val="24"/>
          <w:szCs w:val="24"/>
        </w:rPr>
        <w:t>optické záření</w:t>
      </w:r>
      <w:r w:rsidRPr="00F73AF6">
        <w:rPr>
          <w:sz w:val="24"/>
          <w:szCs w:val="24"/>
        </w:rPr>
        <w:t>. Pásmo spektra záření je závislé na chemickém složení použitého polovodiče.</w:t>
      </w:r>
      <w:r w:rsidR="001A27AC" w:rsidRPr="00F73AF6">
        <w:rPr>
          <w:sz w:val="24"/>
          <w:szCs w:val="24"/>
        </w:rPr>
        <w:t xml:space="preserve"> První diody vyzařovaly světlo červené barvy, posléze se objevily diody se zelenou, oranžovou, žlutou a nakonec modrou barvou. S poslední modrou barvou přišla i možnost vyvinutí diody bílé barvy, zářící v celé oblasti viditelného spektra. </w:t>
      </w:r>
      <w:r w:rsidR="002A1761" w:rsidRPr="00F73AF6">
        <w:rPr>
          <w:sz w:val="24"/>
          <w:szCs w:val="24"/>
        </w:rPr>
        <w:t>Bílé světlo lze získat dvěma způsoby. První spočívá v míšení světla červené, zelené a modré LED. Druhý způsob je využití fosforescence luminoforu.</w:t>
      </w:r>
    </w:p>
    <w:p w14:paraId="7DD5D453" w14:textId="77777777" w:rsidR="00093B41" w:rsidRDefault="00093B41" w:rsidP="00A245DC">
      <w:pPr>
        <w:spacing w:after="100" w:afterAutospacing="1" w:line="360" w:lineRule="auto"/>
        <w:ind w:firstLine="708"/>
        <w:jc w:val="center"/>
        <w:rPr>
          <w:sz w:val="24"/>
          <w:szCs w:val="24"/>
        </w:rPr>
      </w:pPr>
      <w:r w:rsidRPr="00F73AF6">
        <w:rPr>
          <w:noProof/>
          <w:sz w:val="24"/>
          <w:szCs w:val="24"/>
          <w:lang w:val="en-US"/>
        </w:rPr>
        <w:drawing>
          <wp:inline distT="0" distB="0" distL="0" distR="0" wp14:anchorId="7DD5D4E0" wp14:editId="7DD5D4E1">
            <wp:extent cx="2458529" cy="2730525"/>
            <wp:effectExtent l="0" t="0" r="0" b="0"/>
            <wp:docPr id="4" name="Obrázek 4" descr="File:LED, 5mm, green (cz)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LED, 5mm, green (cz).sv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529" cy="27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5D455" w14:textId="77777777" w:rsidR="002A1761" w:rsidRPr="00093B41" w:rsidRDefault="002A1761" w:rsidP="006A6EE6">
      <w:pPr>
        <w:spacing w:after="100" w:afterAutospacing="1" w:line="360" w:lineRule="auto"/>
        <w:jc w:val="center"/>
        <w:rPr>
          <w:sz w:val="24"/>
          <w:szCs w:val="24"/>
        </w:rPr>
      </w:pPr>
      <w:r w:rsidRPr="00F73AF6">
        <w:rPr>
          <w:i/>
          <w:sz w:val="24"/>
          <w:szCs w:val="24"/>
        </w:rPr>
        <w:t>struktura LED</w:t>
      </w:r>
    </w:p>
    <w:p w14:paraId="7DD5D456" w14:textId="56AA2CAD" w:rsidR="00F73AF6" w:rsidRPr="00F73AF6" w:rsidRDefault="00F73AF6" w:rsidP="00020607">
      <w:pPr>
        <w:pStyle w:val="Nadpis3"/>
        <w:numPr>
          <w:ilvl w:val="2"/>
          <w:numId w:val="14"/>
        </w:numPr>
        <w:spacing w:before="0" w:after="100" w:afterAutospacing="1" w:line="360" w:lineRule="auto"/>
      </w:pPr>
      <w:bookmarkStart w:id="202" w:name="_Toc439677867"/>
      <w:r w:rsidRPr="00F73AF6">
        <w:t>ELEKTRICKÉ VLASTNOSTI</w:t>
      </w:r>
      <w:bookmarkEnd w:id="202"/>
    </w:p>
    <w:p w14:paraId="7DD5D458" w14:textId="77777777" w:rsidR="00FA13C4" w:rsidRDefault="00FA13C4" w:rsidP="00A245DC">
      <w:pPr>
        <w:spacing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V</w:t>
      </w:r>
      <w:r w:rsidRPr="00FA13C4">
        <w:rPr>
          <w:sz w:val="24"/>
          <w:szCs w:val="24"/>
        </w:rPr>
        <w:t>oltampérová charakteristika</w:t>
      </w:r>
      <w:r>
        <w:rPr>
          <w:sz w:val="24"/>
          <w:szCs w:val="24"/>
        </w:rPr>
        <w:t xml:space="preserve"> LED má téměř stejný průběh jako běžná polovodičová dioda.</w:t>
      </w:r>
      <w:r w:rsidRPr="00FA13C4">
        <w:rPr>
          <w:sz w:val="24"/>
          <w:szCs w:val="24"/>
        </w:rPr>
        <w:t xml:space="preserve"> Liší se pouze hodnotami hraničních napětí v propustném a závěrném směru.</w:t>
      </w:r>
    </w:p>
    <w:p w14:paraId="7DD5D459" w14:textId="10465FAC" w:rsidR="005D318E" w:rsidRPr="005D318E" w:rsidRDefault="005D318E" w:rsidP="00A245DC">
      <w:pPr>
        <w:spacing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Zvyšuj</w:t>
      </w:r>
      <w:r w:rsidRPr="005D318E">
        <w:rPr>
          <w:sz w:val="24"/>
          <w:szCs w:val="24"/>
        </w:rPr>
        <w:t xml:space="preserve">e-li </w:t>
      </w:r>
      <w:r>
        <w:rPr>
          <w:sz w:val="24"/>
          <w:szCs w:val="24"/>
        </w:rPr>
        <w:t>se</w:t>
      </w:r>
      <w:r w:rsidRPr="005D318E">
        <w:rPr>
          <w:sz w:val="24"/>
          <w:szCs w:val="24"/>
        </w:rPr>
        <w:t xml:space="preserve"> napětí na diodě v propustném směru, zpočátku LED neprochází téměř žádný proud. Od určité </w:t>
      </w:r>
      <w:r>
        <w:rPr>
          <w:sz w:val="24"/>
          <w:szCs w:val="24"/>
        </w:rPr>
        <w:t>hodnoty</w:t>
      </w:r>
      <w:r w:rsidRPr="005D318E">
        <w:rPr>
          <w:sz w:val="24"/>
          <w:szCs w:val="24"/>
        </w:rPr>
        <w:t xml:space="preserve"> napětí dojde k zlomu </w:t>
      </w:r>
      <w:r>
        <w:rPr>
          <w:sz w:val="24"/>
          <w:szCs w:val="24"/>
        </w:rPr>
        <w:t>a</w:t>
      </w:r>
      <w:r w:rsidRPr="005D318E">
        <w:rPr>
          <w:sz w:val="24"/>
          <w:szCs w:val="24"/>
        </w:rPr>
        <w:t xml:space="preserve"> dioda se začne otevírat a na další drobné zvyšování napětí reaguje prudkým nárůstem procházejícího proudu. Proud vzhledem k napět</w:t>
      </w:r>
      <w:r>
        <w:rPr>
          <w:sz w:val="24"/>
          <w:szCs w:val="24"/>
        </w:rPr>
        <w:t xml:space="preserve">í roste </w:t>
      </w:r>
      <w:r w:rsidR="006A6EE6">
        <w:rPr>
          <w:sz w:val="24"/>
          <w:szCs w:val="24"/>
        </w:rPr>
        <w:t>téměř</w:t>
      </w:r>
      <w:r>
        <w:rPr>
          <w:sz w:val="24"/>
          <w:szCs w:val="24"/>
        </w:rPr>
        <w:t xml:space="preserve"> exponenciálně</w:t>
      </w:r>
      <w:r w:rsidRPr="005D318E">
        <w:rPr>
          <w:sz w:val="24"/>
          <w:szCs w:val="24"/>
        </w:rPr>
        <w:t xml:space="preserve">. Zvyšuje-li </w:t>
      </w:r>
      <w:r>
        <w:rPr>
          <w:sz w:val="24"/>
          <w:szCs w:val="24"/>
        </w:rPr>
        <w:t xml:space="preserve">se </w:t>
      </w:r>
      <w:r w:rsidRPr="005D318E">
        <w:rPr>
          <w:sz w:val="24"/>
          <w:szCs w:val="24"/>
        </w:rPr>
        <w:t xml:space="preserve">dále napětí, dioda zvyšuje svůj jas, až dosáhne svého maxima. Závislost svítivosti diody LED na proudu je v </w:t>
      </w:r>
      <w:r>
        <w:rPr>
          <w:sz w:val="24"/>
          <w:szCs w:val="24"/>
        </w:rPr>
        <w:t xml:space="preserve">této oblasti </w:t>
      </w:r>
      <w:r w:rsidR="006A6EE6">
        <w:rPr>
          <w:sz w:val="24"/>
          <w:szCs w:val="24"/>
        </w:rPr>
        <w:t>téměř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lastRenderedPageBreak/>
        <w:t>lineární</w:t>
      </w:r>
      <w:r w:rsidRPr="005D318E">
        <w:rPr>
          <w:sz w:val="24"/>
          <w:szCs w:val="24"/>
        </w:rPr>
        <w:t>. Při dalším zvyšování proudu nad povolenou mez může dojít k tepelnému přetížení polovodičového přechodu a poruše diody.</w:t>
      </w:r>
    </w:p>
    <w:p w14:paraId="7DD5D45A" w14:textId="77777777" w:rsidR="005D318E" w:rsidRDefault="00713D3A" w:rsidP="00A245DC">
      <w:pPr>
        <w:spacing w:after="100" w:afterAutospacing="1" w:line="360" w:lineRule="auto"/>
        <w:ind w:firstLine="709"/>
        <w:jc w:val="both"/>
        <w:rPr>
          <w:sz w:val="24"/>
          <w:szCs w:val="24"/>
        </w:rPr>
      </w:pPr>
      <w:r w:rsidRPr="00D12C42">
        <w:rPr>
          <w:sz w:val="24"/>
          <w:szCs w:val="24"/>
        </w:rPr>
        <w:t>Připojí-li se dioda</w:t>
      </w:r>
      <w:r w:rsidR="005D318E" w:rsidRPr="00D12C42">
        <w:rPr>
          <w:sz w:val="24"/>
          <w:szCs w:val="24"/>
        </w:rPr>
        <w:t xml:space="preserve"> na zdroj napětí v závěrném směru, při jeho zvyšování od nuly diodou </w:t>
      </w:r>
      <w:r w:rsidR="005C2F08" w:rsidRPr="00D12C42">
        <w:rPr>
          <w:sz w:val="24"/>
          <w:szCs w:val="24"/>
        </w:rPr>
        <w:t>ne</w:t>
      </w:r>
      <w:r w:rsidR="005D318E" w:rsidRPr="00D12C42">
        <w:rPr>
          <w:sz w:val="24"/>
          <w:szCs w:val="24"/>
        </w:rPr>
        <w:t>prochází</w:t>
      </w:r>
      <w:r w:rsidRPr="00D12C42">
        <w:rPr>
          <w:sz w:val="24"/>
          <w:szCs w:val="24"/>
        </w:rPr>
        <w:t xml:space="preserve"> téměř</w:t>
      </w:r>
      <w:r w:rsidR="005D318E" w:rsidRPr="00D12C42">
        <w:rPr>
          <w:sz w:val="24"/>
          <w:szCs w:val="24"/>
        </w:rPr>
        <w:t xml:space="preserve"> žádný proud. Chová se nevodivě. Při určité úrovni napětí v závěrném směru dojde k průrazu a diodou začne náhle procházet velký proud. </w:t>
      </w:r>
      <w:r w:rsidRPr="00D12C42">
        <w:rPr>
          <w:sz w:val="24"/>
          <w:szCs w:val="24"/>
        </w:rPr>
        <w:t>Vlivem oteplení bývá t</w:t>
      </w:r>
      <w:r w:rsidR="005D318E" w:rsidRPr="00D12C42">
        <w:rPr>
          <w:sz w:val="24"/>
          <w:szCs w:val="24"/>
        </w:rPr>
        <w:t>ento průraz ve většině případů destruktivní, polovodičový přechod je zkratován a dioda je trvale poškozena.</w:t>
      </w:r>
      <w:r w:rsidR="005D318E" w:rsidRPr="005D318E">
        <w:rPr>
          <w:sz w:val="24"/>
          <w:szCs w:val="24"/>
        </w:rPr>
        <w:t xml:space="preserve"> Průrazné napětí v závěrném směru je u elektroluminiscenční diody oproti usměrňovacím diodám ve</w:t>
      </w:r>
      <w:r w:rsidR="005D318E">
        <w:rPr>
          <w:sz w:val="24"/>
          <w:szCs w:val="24"/>
        </w:rPr>
        <w:t>lmi nízké.</w:t>
      </w:r>
    </w:p>
    <w:p w14:paraId="7DD5D45B" w14:textId="177B489F" w:rsidR="00FA13C4" w:rsidRDefault="005D318E" w:rsidP="00A245DC">
      <w:pPr>
        <w:spacing w:after="100" w:afterAutospacing="1" w:line="360" w:lineRule="auto"/>
        <w:ind w:firstLine="709"/>
        <w:jc w:val="both"/>
        <w:rPr>
          <w:sz w:val="24"/>
          <w:szCs w:val="24"/>
        </w:rPr>
      </w:pPr>
      <w:r w:rsidRPr="005D318E">
        <w:rPr>
          <w:sz w:val="24"/>
          <w:szCs w:val="24"/>
        </w:rPr>
        <w:t xml:space="preserve">Vzhledem ke tvaru voltampérové charakteristiky se tyto diody musejí napájet ze zdroje proudu. Pokud </w:t>
      </w:r>
      <w:r>
        <w:rPr>
          <w:sz w:val="24"/>
          <w:szCs w:val="24"/>
        </w:rPr>
        <w:t>se nevyžaduje</w:t>
      </w:r>
      <w:r w:rsidRPr="005D318E">
        <w:rPr>
          <w:sz w:val="24"/>
          <w:szCs w:val="24"/>
        </w:rPr>
        <w:t xml:space="preserve"> vysok</w:t>
      </w:r>
      <w:r w:rsidR="006A6EE6">
        <w:rPr>
          <w:sz w:val="24"/>
          <w:szCs w:val="24"/>
        </w:rPr>
        <w:t>á</w:t>
      </w:r>
      <w:r w:rsidRPr="005D318E">
        <w:rPr>
          <w:sz w:val="24"/>
          <w:szCs w:val="24"/>
        </w:rPr>
        <w:t xml:space="preserve"> účinnost zapojení, můžeme se přiblížit proudovému zdroji tím, že připojíme LED v sérii s rezistorem omezujícím protékající</w:t>
      </w:r>
      <w:r>
        <w:rPr>
          <w:sz w:val="24"/>
          <w:szCs w:val="24"/>
        </w:rPr>
        <w:t xml:space="preserve"> proud ke zdroji stálého napětí.</w:t>
      </w:r>
    </w:p>
    <w:p w14:paraId="7DD5D45C" w14:textId="77777777" w:rsidR="00093B41" w:rsidRDefault="00FA13C4" w:rsidP="00A245DC">
      <w:pPr>
        <w:spacing w:after="100" w:afterAutospacing="1" w:line="360" w:lineRule="auto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DD5D4E2" wp14:editId="7DD5D4E3">
            <wp:extent cx="2437103" cy="1682151"/>
            <wp:effectExtent l="0" t="0" r="1905" b="0"/>
            <wp:docPr id="6" name="Obrázek 6" descr="http://www.spsemoh.cz/vyuka/zel/obrazky/led-color-v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spsemoh.cz/vyuka/zel/obrazky/led-color-va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916" cy="172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5D45D" w14:textId="77777777" w:rsidR="005D318E" w:rsidRDefault="005D318E" w:rsidP="00A245DC">
      <w:pPr>
        <w:spacing w:after="100" w:afterAutospacing="1" w:line="360" w:lineRule="auto"/>
        <w:jc w:val="center"/>
        <w:rPr>
          <w:i/>
          <w:sz w:val="24"/>
          <w:szCs w:val="24"/>
        </w:rPr>
      </w:pPr>
      <w:r w:rsidRPr="005D318E">
        <w:rPr>
          <w:i/>
          <w:sz w:val="24"/>
          <w:szCs w:val="24"/>
        </w:rPr>
        <w:t>VA charakteristika LED</w:t>
      </w:r>
    </w:p>
    <w:p w14:paraId="7DD5D45E" w14:textId="7115209D" w:rsidR="00F73AF6" w:rsidRPr="00F73AF6" w:rsidRDefault="00F73AF6" w:rsidP="00020607">
      <w:pPr>
        <w:pStyle w:val="Nadpis3"/>
        <w:numPr>
          <w:ilvl w:val="2"/>
          <w:numId w:val="14"/>
        </w:numPr>
        <w:spacing w:before="0" w:after="100" w:afterAutospacing="1" w:line="360" w:lineRule="auto"/>
      </w:pPr>
      <w:bookmarkStart w:id="203" w:name="_Toc439677868"/>
      <w:r w:rsidRPr="00F73AF6">
        <w:t>REGULACE JASU LED</w:t>
      </w:r>
      <w:bookmarkEnd w:id="203"/>
    </w:p>
    <w:p w14:paraId="7DD5D460" w14:textId="384E9915" w:rsidR="00F73AF6" w:rsidRDefault="00235D03" w:rsidP="00A245DC">
      <w:pPr>
        <w:spacing w:after="100" w:afterAutospacing="1" w:line="360" w:lineRule="auto"/>
        <w:ind w:firstLine="709"/>
        <w:jc w:val="both"/>
        <w:rPr>
          <w:sz w:val="24"/>
          <w:szCs w:val="24"/>
        </w:rPr>
      </w:pPr>
      <w:r w:rsidRPr="00235D03">
        <w:rPr>
          <w:sz w:val="24"/>
          <w:szCs w:val="24"/>
        </w:rPr>
        <w:t>Nejjednoduš</w:t>
      </w:r>
      <w:r w:rsidR="006A6EE6">
        <w:rPr>
          <w:sz w:val="24"/>
          <w:szCs w:val="24"/>
        </w:rPr>
        <w:t>ší</w:t>
      </w:r>
      <w:r w:rsidRPr="00235D03">
        <w:rPr>
          <w:sz w:val="24"/>
          <w:szCs w:val="24"/>
        </w:rPr>
        <w:t xml:space="preserve"> </w:t>
      </w:r>
      <w:r>
        <w:rPr>
          <w:sz w:val="24"/>
          <w:szCs w:val="24"/>
        </w:rPr>
        <w:t>způsob regulace</w:t>
      </w:r>
      <w:r w:rsidRPr="00235D03">
        <w:rPr>
          <w:sz w:val="24"/>
          <w:szCs w:val="24"/>
        </w:rPr>
        <w:t xml:space="preserve"> proud</w:t>
      </w:r>
      <w:r w:rsidR="006A6EE6">
        <w:rPr>
          <w:sz w:val="24"/>
          <w:szCs w:val="24"/>
        </w:rPr>
        <w:t>u</w:t>
      </w:r>
      <w:r w:rsidRPr="00235D03">
        <w:rPr>
          <w:sz w:val="24"/>
          <w:szCs w:val="24"/>
        </w:rPr>
        <w:t xml:space="preserve"> </w:t>
      </w:r>
      <w:r w:rsidR="006A6EE6">
        <w:rPr>
          <w:sz w:val="24"/>
          <w:szCs w:val="24"/>
        </w:rPr>
        <w:t xml:space="preserve">protékajícího </w:t>
      </w:r>
      <w:r w:rsidRPr="00235D03">
        <w:rPr>
          <w:sz w:val="24"/>
          <w:szCs w:val="24"/>
        </w:rPr>
        <w:t>diodou</w:t>
      </w:r>
      <w:r>
        <w:rPr>
          <w:sz w:val="24"/>
          <w:szCs w:val="24"/>
        </w:rPr>
        <w:t xml:space="preserve"> je</w:t>
      </w:r>
      <w:r w:rsidRPr="00235D03">
        <w:rPr>
          <w:sz w:val="24"/>
          <w:szCs w:val="24"/>
        </w:rPr>
        <w:t xml:space="preserve"> pomocí předřadného </w:t>
      </w:r>
      <w:r>
        <w:rPr>
          <w:sz w:val="24"/>
          <w:szCs w:val="24"/>
        </w:rPr>
        <w:t>rezistoru</w:t>
      </w:r>
      <w:r w:rsidRPr="00235D03">
        <w:rPr>
          <w:sz w:val="24"/>
          <w:szCs w:val="24"/>
        </w:rPr>
        <w:t>. K regulaci jasu je možné použít i jednoduchý regulátor s tranzistorem.</w:t>
      </w:r>
      <w:r>
        <w:rPr>
          <w:sz w:val="24"/>
          <w:szCs w:val="24"/>
        </w:rPr>
        <w:t xml:space="preserve"> Pokročilejší</w:t>
      </w:r>
      <w:r w:rsidRPr="00235D03">
        <w:rPr>
          <w:sz w:val="24"/>
          <w:szCs w:val="24"/>
        </w:rPr>
        <w:t xml:space="preserve"> způsob regulace využívá pulzně šířkovou modulaci</w:t>
      </w:r>
      <w:r>
        <w:rPr>
          <w:sz w:val="24"/>
          <w:szCs w:val="24"/>
        </w:rPr>
        <w:t xml:space="preserve"> (PWM - </w:t>
      </w:r>
      <w:r w:rsidRPr="00235D03">
        <w:rPr>
          <w:sz w:val="24"/>
          <w:szCs w:val="24"/>
        </w:rPr>
        <w:t>Pulse Width Modulation</w:t>
      </w:r>
      <w:r>
        <w:rPr>
          <w:sz w:val="24"/>
          <w:szCs w:val="24"/>
        </w:rPr>
        <w:t>)</w:t>
      </w:r>
      <w:r w:rsidRPr="00235D03">
        <w:rPr>
          <w:sz w:val="24"/>
          <w:szCs w:val="24"/>
        </w:rPr>
        <w:t xml:space="preserve">. Tehdy </w:t>
      </w:r>
      <w:r w:rsidR="006A6EE6">
        <w:rPr>
          <w:sz w:val="24"/>
          <w:szCs w:val="24"/>
        </w:rPr>
        <w:t>LED</w:t>
      </w:r>
      <w:r w:rsidRPr="00235D03">
        <w:rPr>
          <w:sz w:val="24"/>
          <w:szCs w:val="24"/>
        </w:rPr>
        <w:t xml:space="preserve"> protéká pulzní proud. Pulzy musejí mít vyšší frekvenci, než je lidské oko schopné zachytit, což vyvolá zdání konstantního svitu. </w:t>
      </w:r>
      <w:r w:rsidRPr="00D12C42">
        <w:rPr>
          <w:sz w:val="24"/>
          <w:szCs w:val="24"/>
        </w:rPr>
        <w:t xml:space="preserve">Změnou střídy těchto pulzů se </w:t>
      </w:r>
      <w:r w:rsidR="00713D3A" w:rsidRPr="00D12C42">
        <w:rPr>
          <w:sz w:val="24"/>
          <w:szCs w:val="24"/>
        </w:rPr>
        <w:t>mění</w:t>
      </w:r>
      <w:r w:rsidRPr="00D12C42">
        <w:rPr>
          <w:sz w:val="24"/>
          <w:szCs w:val="24"/>
        </w:rPr>
        <w:t xml:space="preserve"> jas.</w:t>
      </w:r>
      <w:r w:rsidRPr="00235D03">
        <w:rPr>
          <w:sz w:val="24"/>
          <w:szCs w:val="24"/>
        </w:rPr>
        <w:t xml:space="preserve"> Pulzně šířková modulace se p</w:t>
      </w:r>
      <w:r w:rsidR="006A6EE6">
        <w:rPr>
          <w:sz w:val="24"/>
          <w:szCs w:val="24"/>
        </w:rPr>
        <w:t xml:space="preserve">oužívá při napájení výkonových </w:t>
      </w:r>
      <w:r w:rsidRPr="00235D03">
        <w:rPr>
          <w:sz w:val="24"/>
          <w:szCs w:val="24"/>
        </w:rPr>
        <w:t>LED, kde</w:t>
      </w:r>
      <w:r w:rsidR="006A6EE6">
        <w:rPr>
          <w:sz w:val="24"/>
          <w:szCs w:val="24"/>
        </w:rPr>
        <w:t xml:space="preserve"> by</w:t>
      </w:r>
      <w:r w:rsidRPr="00235D03">
        <w:rPr>
          <w:sz w:val="24"/>
          <w:szCs w:val="24"/>
        </w:rPr>
        <w:t xml:space="preserve"> tepelná ztráta na předřadném rezistoru značně snižovala účinnost napáječe</w:t>
      </w:r>
      <w:r>
        <w:rPr>
          <w:sz w:val="24"/>
          <w:szCs w:val="24"/>
        </w:rPr>
        <w:t xml:space="preserve"> nebo při automatickém ovládání</w:t>
      </w:r>
      <w:r w:rsidRPr="00235D03">
        <w:rPr>
          <w:sz w:val="24"/>
          <w:szCs w:val="24"/>
        </w:rPr>
        <w:t>.</w:t>
      </w:r>
    </w:p>
    <w:p w14:paraId="7DD5D462" w14:textId="77777777" w:rsidR="00235D03" w:rsidRDefault="00235D03" w:rsidP="00A245DC">
      <w:pPr>
        <w:spacing w:after="100" w:afterAutospacing="1" w:line="360" w:lineRule="auto"/>
        <w:jc w:val="center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DD5D4E4" wp14:editId="7DD5D4E5">
            <wp:extent cx="2962344" cy="3243532"/>
            <wp:effectExtent l="0" t="0" r="0" b="0"/>
            <wp:docPr id="5" name="Obrázek 5" descr="https://www.arduino.cc/en/uploads/Tutorial/pw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arduino.cc/en/uploads/Tutorial/pwm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607" cy="325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5D463" w14:textId="77777777" w:rsidR="00235D03" w:rsidRPr="005D318E" w:rsidRDefault="004458FD" w:rsidP="00A245DC">
      <w:pPr>
        <w:spacing w:after="100" w:afterAutospacing="1"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příklad PWM modulace</w:t>
      </w:r>
    </w:p>
    <w:p w14:paraId="7DD5D464" w14:textId="67C4A1CA" w:rsidR="00FC3AEC" w:rsidRPr="00093E91" w:rsidRDefault="00FC3AEC" w:rsidP="00020607">
      <w:pPr>
        <w:pStyle w:val="Nadpis2"/>
        <w:numPr>
          <w:ilvl w:val="1"/>
          <w:numId w:val="14"/>
        </w:numPr>
        <w:spacing w:before="0" w:after="100" w:afterAutospacing="1" w:line="360" w:lineRule="auto"/>
        <w:rPr>
          <w:sz w:val="28"/>
        </w:rPr>
      </w:pPr>
      <w:bookmarkStart w:id="204" w:name="_Toc439677869"/>
      <w:r w:rsidRPr="00093E91">
        <w:rPr>
          <w:sz w:val="28"/>
        </w:rPr>
        <w:t>POTŘEBY AKVÁRIA</w:t>
      </w:r>
      <w:bookmarkEnd w:id="204"/>
    </w:p>
    <w:p w14:paraId="7DD5D466" w14:textId="77777777" w:rsidR="00FC3AEC" w:rsidRPr="00D12C42" w:rsidRDefault="00713D3A" w:rsidP="00A245DC">
      <w:pPr>
        <w:spacing w:after="100" w:afterAutospacing="1" w:line="360" w:lineRule="auto"/>
        <w:ind w:firstLine="709"/>
        <w:jc w:val="both"/>
        <w:rPr>
          <w:sz w:val="24"/>
          <w:szCs w:val="24"/>
        </w:rPr>
      </w:pPr>
      <w:r w:rsidRPr="00D12C42">
        <w:rPr>
          <w:sz w:val="24"/>
          <w:szCs w:val="24"/>
        </w:rPr>
        <w:t>V</w:t>
      </w:r>
      <w:r w:rsidR="00FC3AEC" w:rsidRPr="00D12C42">
        <w:rPr>
          <w:sz w:val="24"/>
          <w:szCs w:val="24"/>
        </w:rPr>
        <w:t xml:space="preserve">ýběr vhodného LED osvětlení </w:t>
      </w:r>
      <w:r w:rsidRPr="00D12C42">
        <w:rPr>
          <w:sz w:val="24"/>
          <w:szCs w:val="24"/>
        </w:rPr>
        <w:t xml:space="preserve">musel být v tomto případě proveden především </w:t>
      </w:r>
      <w:r w:rsidR="00FC3AEC" w:rsidRPr="00D12C42">
        <w:rPr>
          <w:sz w:val="24"/>
          <w:szCs w:val="24"/>
        </w:rPr>
        <w:t>s ohledem na potřeby rostlin v akváriu. Akvarijní živočichové jsou totiž v dnešní době umělým chovem natolik zdegenerovaní, že podmínky vhodné pro rostliny budou plně dostatečné i pro samotné živočichy. Akvarijní rostliny vyžadují k růstu přiměřené množství světelné energie. Největšího přírůstku pak dosáhnou při optimální kombinaci časové délky a intenzity osvětlení a správné volbě zdroje světla. Nutným předpokladem je samozřejmě dodržení optimálních podmínek ostatních faktorů růstu rostlin v akváriu (teplota, koncentrace a správný poměr jednotlivých živin rozpuštěných ve vodě, zvláště pak dostatek oxidu uhličitého, alespoň minimální proudění vody atd.).</w:t>
      </w:r>
    </w:p>
    <w:p w14:paraId="7DD5D467" w14:textId="3329067D" w:rsidR="00FC3AEC" w:rsidRDefault="00FC3AEC" w:rsidP="00A245DC">
      <w:pPr>
        <w:spacing w:after="100" w:afterAutospacing="1" w:line="360" w:lineRule="auto"/>
        <w:ind w:firstLine="709"/>
        <w:jc w:val="both"/>
        <w:rPr>
          <w:sz w:val="24"/>
          <w:szCs w:val="24"/>
        </w:rPr>
      </w:pPr>
      <w:r w:rsidRPr="00D12C42">
        <w:rPr>
          <w:sz w:val="24"/>
          <w:szCs w:val="24"/>
        </w:rPr>
        <w:t xml:space="preserve">Jednotlivé složky </w:t>
      </w:r>
      <w:r w:rsidR="00713D3A" w:rsidRPr="00D12C42">
        <w:rPr>
          <w:sz w:val="24"/>
          <w:szCs w:val="24"/>
        </w:rPr>
        <w:t xml:space="preserve">slunečního záření </w:t>
      </w:r>
      <w:r w:rsidRPr="00D12C42">
        <w:rPr>
          <w:sz w:val="24"/>
          <w:szCs w:val="24"/>
        </w:rPr>
        <w:t>mají pro růst rostlin různý vliv, který se mění jak během dne, tak během celkového života rostliny. Stejně tak se v přírodě mění intenzita dopadajícího světla, která závisí například na denní době, typu oblačnosti, hloubce vodního sloupce atd. Údaj</w:t>
      </w:r>
      <w:r w:rsidR="00713D3A" w:rsidRPr="00D12C42">
        <w:rPr>
          <w:sz w:val="24"/>
          <w:szCs w:val="24"/>
        </w:rPr>
        <w:t>e</w:t>
      </w:r>
      <w:r w:rsidRPr="00D12C42">
        <w:rPr>
          <w:sz w:val="24"/>
          <w:szCs w:val="24"/>
        </w:rPr>
        <w:t xml:space="preserve"> </w:t>
      </w:r>
      <w:r w:rsidR="005C2F08" w:rsidRPr="00D12C42">
        <w:rPr>
          <w:sz w:val="24"/>
          <w:szCs w:val="24"/>
        </w:rPr>
        <w:t xml:space="preserve">o </w:t>
      </w:r>
      <w:r w:rsidRPr="00D12C42">
        <w:rPr>
          <w:sz w:val="24"/>
          <w:szCs w:val="24"/>
        </w:rPr>
        <w:t>barevn</w:t>
      </w:r>
      <w:r w:rsidR="00713D3A" w:rsidRPr="00D12C42">
        <w:rPr>
          <w:sz w:val="24"/>
          <w:szCs w:val="24"/>
        </w:rPr>
        <w:t>é</w:t>
      </w:r>
      <w:r w:rsidRPr="00D12C42">
        <w:rPr>
          <w:sz w:val="24"/>
          <w:szCs w:val="24"/>
        </w:rPr>
        <w:t xml:space="preserve"> teplot</w:t>
      </w:r>
      <w:r w:rsidR="00713D3A" w:rsidRPr="00D12C42">
        <w:rPr>
          <w:sz w:val="24"/>
          <w:szCs w:val="24"/>
        </w:rPr>
        <w:t>ě</w:t>
      </w:r>
      <w:r w:rsidRPr="00D12C42">
        <w:rPr>
          <w:sz w:val="24"/>
          <w:szCs w:val="24"/>
        </w:rPr>
        <w:t xml:space="preserve"> záření</w:t>
      </w:r>
      <w:r w:rsidR="00713D3A" w:rsidRPr="00D12C42">
        <w:rPr>
          <w:sz w:val="24"/>
          <w:szCs w:val="24"/>
        </w:rPr>
        <w:t xml:space="preserve"> a jeho výskytu</w:t>
      </w:r>
      <w:r w:rsidR="00D12C42">
        <w:rPr>
          <w:sz w:val="24"/>
          <w:szCs w:val="24"/>
        </w:rPr>
        <w:t xml:space="preserve"> jsou uvedeny v následující tabulce</w:t>
      </w:r>
      <w:r w:rsidR="00713D3A" w:rsidRPr="00D12C42">
        <w:rPr>
          <w:sz w:val="24"/>
          <w:szCs w:val="24"/>
        </w:rPr>
        <w:t>.</w:t>
      </w:r>
    </w:p>
    <w:p w14:paraId="7DD5D469" w14:textId="77777777" w:rsidR="00F73AF6" w:rsidRDefault="00F73AF6" w:rsidP="00A245DC">
      <w:pPr>
        <w:spacing w:after="100" w:afterAutospacing="1" w:line="360" w:lineRule="auto"/>
        <w:ind w:firstLine="708"/>
        <w:jc w:val="both"/>
        <w:rPr>
          <w:sz w:val="24"/>
          <w:szCs w:val="24"/>
        </w:rPr>
      </w:pPr>
    </w:p>
    <w:tbl>
      <w:tblPr>
        <w:tblW w:w="707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5058"/>
      </w:tblGrid>
      <w:tr w:rsidR="0099408E" w:rsidRPr="0099408E" w14:paraId="4C97AAC7" w14:textId="77777777" w:rsidTr="00BB2E91">
        <w:trPr>
          <w:trHeight w:val="330"/>
          <w:jc w:val="center"/>
        </w:trPr>
        <w:tc>
          <w:tcPr>
            <w:tcW w:w="20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79E41" w14:textId="77777777" w:rsidR="0099408E" w:rsidRPr="0099408E" w:rsidRDefault="0099408E" w:rsidP="0099408E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cs-CZ"/>
              </w:rPr>
            </w:pPr>
            <w:r w:rsidRPr="0099408E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cs-CZ"/>
              </w:rPr>
              <w:lastRenderedPageBreak/>
              <w:t>Barevná teplota [K]</w:t>
            </w:r>
          </w:p>
        </w:tc>
        <w:tc>
          <w:tcPr>
            <w:tcW w:w="505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7EF55D" w14:textId="77777777" w:rsidR="0099408E" w:rsidRPr="0099408E" w:rsidRDefault="0099408E" w:rsidP="0099408E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cs-CZ"/>
              </w:rPr>
            </w:pPr>
            <w:r w:rsidRPr="0099408E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cs-CZ"/>
              </w:rPr>
              <w:t>Výskyt</w:t>
            </w:r>
          </w:p>
        </w:tc>
      </w:tr>
      <w:tr w:rsidR="0099408E" w:rsidRPr="0099408E" w14:paraId="73A00A8C" w14:textId="77777777" w:rsidTr="00BB2E91">
        <w:trPr>
          <w:trHeight w:val="315"/>
          <w:jc w:val="center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F84C2" w14:textId="77777777" w:rsidR="0099408E" w:rsidRPr="0099408E" w:rsidRDefault="0099408E" w:rsidP="0099408E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cs-CZ"/>
              </w:rPr>
            </w:pPr>
            <w:r w:rsidRPr="0099408E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cs-CZ"/>
              </w:rPr>
              <w:t>1 850</w:t>
            </w:r>
          </w:p>
        </w:tc>
        <w:tc>
          <w:tcPr>
            <w:tcW w:w="50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14F8F8" w14:textId="77777777" w:rsidR="0099408E" w:rsidRPr="0099408E" w:rsidRDefault="0099408E" w:rsidP="0099408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cs-CZ"/>
              </w:rPr>
            </w:pPr>
            <w:r w:rsidRPr="00994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cs-CZ"/>
              </w:rPr>
              <w:t>Sluneční záření při východu slunce</w:t>
            </w:r>
          </w:p>
        </w:tc>
      </w:tr>
      <w:tr w:rsidR="0099408E" w:rsidRPr="0099408E" w14:paraId="6AFA8FF7" w14:textId="77777777" w:rsidTr="00BB2E91">
        <w:trPr>
          <w:trHeight w:val="315"/>
          <w:jc w:val="center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18F80" w14:textId="77777777" w:rsidR="0099408E" w:rsidRPr="0099408E" w:rsidRDefault="0099408E" w:rsidP="0099408E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cs-CZ"/>
              </w:rPr>
            </w:pPr>
            <w:r w:rsidRPr="0099408E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cs-CZ"/>
              </w:rPr>
              <w:t>2 380</w:t>
            </w:r>
          </w:p>
        </w:tc>
        <w:tc>
          <w:tcPr>
            <w:tcW w:w="50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AAF80A" w14:textId="77777777" w:rsidR="0099408E" w:rsidRPr="0099408E" w:rsidRDefault="0099408E" w:rsidP="0099408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cs-CZ"/>
              </w:rPr>
            </w:pPr>
            <w:r w:rsidRPr="00994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cs-CZ"/>
              </w:rPr>
              <w:t>Sluneční záření 1/2 hodiny po východu slunce</w:t>
            </w:r>
          </w:p>
        </w:tc>
      </w:tr>
      <w:tr w:rsidR="0099408E" w:rsidRPr="0099408E" w14:paraId="06C95D5D" w14:textId="77777777" w:rsidTr="00BB2E91">
        <w:trPr>
          <w:trHeight w:val="315"/>
          <w:jc w:val="center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1EBFF" w14:textId="77777777" w:rsidR="0099408E" w:rsidRPr="0099408E" w:rsidRDefault="0099408E" w:rsidP="0099408E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cs-CZ"/>
              </w:rPr>
            </w:pPr>
            <w:r w:rsidRPr="0099408E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cs-CZ"/>
              </w:rPr>
              <w:t>3 500</w:t>
            </w:r>
          </w:p>
        </w:tc>
        <w:tc>
          <w:tcPr>
            <w:tcW w:w="50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775375" w14:textId="77777777" w:rsidR="0099408E" w:rsidRPr="0099408E" w:rsidRDefault="0099408E" w:rsidP="0099408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cs-CZ"/>
              </w:rPr>
            </w:pPr>
            <w:r w:rsidRPr="00994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cs-CZ"/>
              </w:rPr>
              <w:t>Sluneční záření 1 hodinu po východu slunce</w:t>
            </w:r>
          </w:p>
        </w:tc>
      </w:tr>
      <w:tr w:rsidR="0099408E" w:rsidRPr="0099408E" w14:paraId="2EF5C372" w14:textId="77777777" w:rsidTr="00BB2E91">
        <w:trPr>
          <w:trHeight w:val="315"/>
          <w:jc w:val="center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F728D" w14:textId="77777777" w:rsidR="0099408E" w:rsidRPr="0099408E" w:rsidRDefault="0099408E" w:rsidP="0099408E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cs-CZ"/>
              </w:rPr>
            </w:pPr>
            <w:r w:rsidRPr="0099408E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cs-CZ"/>
              </w:rPr>
              <w:t>4 000</w:t>
            </w:r>
          </w:p>
        </w:tc>
        <w:tc>
          <w:tcPr>
            <w:tcW w:w="50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AA8D26" w14:textId="77777777" w:rsidR="0099408E" w:rsidRPr="0099408E" w:rsidRDefault="0099408E" w:rsidP="0099408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cs-CZ"/>
              </w:rPr>
            </w:pPr>
            <w:r w:rsidRPr="00994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cs-CZ"/>
              </w:rPr>
              <w:t>Sluneční záření 1 a 1/2 hodiny po východu slunce</w:t>
            </w:r>
          </w:p>
        </w:tc>
      </w:tr>
      <w:tr w:rsidR="0099408E" w:rsidRPr="0099408E" w14:paraId="5DD4F794" w14:textId="77777777" w:rsidTr="00BB2E91">
        <w:trPr>
          <w:trHeight w:val="315"/>
          <w:jc w:val="center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7C1AF" w14:textId="77777777" w:rsidR="0099408E" w:rsidRPr="0099408E" w:rsidRDefault="0099408E" w:rsidP="0099408E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cs-CZ"/>
              </w:rPr>
            </w:pPr>
            <w:r w:rsidRPr="0099408E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cs-CZ"/>
              </w:rPr>
              <w:t>4 100</w:t>
            </w:r>
          </w:p>
        </w:tc>
        <w:tc>
          <w:tcPr>
            <w:tcW w:w="50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AE252D" w14:textId="77777777" w:rsidR="0099408E" w:rsidRPr="0099408E" w:rsidRDefault="0099408E" w:rsidP="0099408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cs-CZ"/>
              </w:rPr>
            </w:pPr>
            <w:r w:rsidRPr="00994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cs-CZ"/>
              </w:rPr>
              <w:t>Měsíční světlo</w:t>
            </w:r>
          </w:p>
        </w:tc>
      </w:tr>
      <w:tr w:rsidR="0099408E" w:rsidRPr="0099408E" w14:paraId="660649E3" w14:textId="77777777" w:rsidTr="00BB2E91">
        <w:trPr>
          <w:trHeight w:val="315"/>
          <w:jc w:val="center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AC680" w14:textId="77777777" w:rsidR="0099408E" w:rsidRPr="0099408E" w:rsidRDefault="0099408E" w:rsidP="0099408E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cs-CZ"/>
              </w:rPr>
            </w:pPr>
            <w:r w:rsidRPr="0099408E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cs-CZ"/>
              </w:rPr>
              <w:t>6 000</w:t>
            </w:r>
          </w:p>
        </w:tc>
        <w:tc>
          <w:tcPr>
            <w:tcW w:w="50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0DFF41" w14:textId="77777777" w:rsidR="0099408E" w:rsidRPr="0099408E" w:rsidRDefault="0099408E" w:rsidP="0099408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cs-CZ"/>
              </w:rPr>
            </w:pPr>
            <w:r w:rsidRPr="00994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cs-CZ"/>
              </w:rPr>
              <w:t>Jasné polední světlo</w:t>
            </w:r>
          </w:p>
        </w:tc>
      </w:tr>
      <w:tr w:rsidR="0099408E" w:rsidRPr="0099408E" w14:paraId="76FB89A2" w14:textId="77777777" w:rsidTr="00BB2E91">
        <w:trPr>
          <w:trHeight w:val="315"/>
          <w:jc w:val="center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D6B2D" w14:textId="77777777" w:rsidR="0099408E" w:rsidRPr="0099408E" w:rsidRDefault="0099408E" w:rsidP="0099408E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cs-CZ"/>
              </w:rPr>
            </w:pPr>
            <w:r w:rsidRPr="0099408E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cs-CZ"/>
              </w:rPr>
              <w:t>7 000</w:t>
            </w:r>
          </w:p>
        </w:tc>
        <w:tc>
          <w:tcPr>
            <w:tcW w:w="50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154B6E" w14:textId="77777777" w:rsidR="0099408E" w:rsidRPr="0099408E" w:rsidRDefault="0099408E" w:rsidP="0099408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cs-CZ"/>
              </w:rPr>
            </w:pPr>
            <w:r w:rsidRPr="00994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cs-CZ"/>
              </w:rPr>
              <w:t>Lehce zamračená obloha</w:t>
            </w:r>
          </w:p>
        </w:tc>
      </w:tr>
      <w:tr w:rsidR="0099408E" w:rsidRPr="0099408E" w14:paraId="0AE67D44" w14:textId="77777777" w:rsidTr="00BB2E91">
        <w:trPr>
          <w:trHeight w:val="315"/>
          <w:jc w:val="center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C016A" w14:textId="77777777" w:rsidR="0099408E" w:rsidRPr="0099408E" w:rsidRDefault="0099408E" w:rsidP="0099408E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cs-CZ"/>
              </w:rPr>
            </w:pPr>
            <w:r w:rsidRPr="0099408E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cs-CZ"/>
              </w:rPr>
              <w:t>8 000</w:t>
            </w:r>
          </w:p>
        </w:tc>
        <w:tc>
          <w:tcPr>
            <w:tcW w:w="50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2F1932" w14:textId="77777777" w:rsidR="0099408E" w:rsidRPr="0099408E" w:rsidRDefault="0099408E" w:rsidP="0099408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cs-CZ"/>
              </w:rPr>
            </w:pPr>
            <w:r w:rsidRPr="00994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cs-CZ"/>
              </w:rPr>
              <w:t>Oblačno, mlhavo</w:t>
            </w:r>
          </w:p>
        </w:tc>
      </w:tr>
      <w:tr w:rsidR="0099408E" w:rsidRPr="0099408E" w14:paraId="4159209F" w14:textId="77777777" w:rsidTr="00BB2E91">
        <w:trPr>
          <w:trHeight w:val="330"/>
          <w:jc w:val="center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054F9" w14:textId="77777777" w:rsidR="0099408E" w:rsidRPr="0099408E" w:rsidRDefault="0099408E" w:rsidP="0099408E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cs-CZ"/>
              </w:rPr>
            </w:pPr>
            <w:r w:rsidRPr="0099408E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cs-CZ"/>
              </w:rPr>
              <w:t>10 000</w:t>
            </w:r>
          </w:p>
        </w:tc>
        <w:tc>
          <w:tcPr>
            <w:tcW w:w="50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A8A1EF" w14:textId="08263704" w:rsidR="0099408E" w:rsidRPr="0099408E" w:rsidRDefault="0099408E" w:rsidP="0099408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cs-CZ"/>
              </w:rPr>
            </w:pPr>
            <w:r w:rsidRPr="00994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cs-CZ"/>
              </w:rPr>
              <w:t>Silně zamračená obloha</w:t>
            </w:r>
          </w:p>
        </w:tc>
      </w:tr>
    </w:tbl>
    <w:p w14:paraId="7DD5D48A" w14:textId="77777777" w:rsidR="00FC3AEC" w:rsidRDefault="00676A6F" w:rsidP="00BB2E91">
      <w:pPr>
        <w:spacing w:after="0" w:line="240" w:lineRule="auto"/>
        <w:jc w:val="center"/>
        <w:rPr>
          <w:sz w:val="24"/>
          <w:szCs w:val="24"/>
        </w:rPr>
      </w:pPr>
      <w:r w:rsidRPr="00F73AF6">
        <w:rPr>
          <w:noProof/>
          <w:sz w:val="24"/>
          <w:szCs w:val="24"/>
          <w:lang w:val="en-US"/>
        </w:rPr>
        <w:drawing>
          <wp:inline distT="0" distB="0" distL="0" distR="0" wp14:anchorId="7DD5D4E6" wp14:editId="7DD5D4E7">
            <wp:extent cx="4796286" cy="700906"/>
            <wp:effectExtent l="0" t="0" r="4445" b="4445"/>
            <wp:docPr id="2" name="Obrázek 2" descr="http://euzelva.cz/soubory/stranky/fotkytext/stranky_fotkytext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euzelva.cz/soubory/stranky/fotkytext/stranky_fotkytext-3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668" cy="71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C8DFF" w14:textId="378CCEFE" w:rsidR="00BB2E91" w:rsidRDefault="00BB2E91" w:rsidP="00BB2E91">
      <w:pPr>
        <w:spacing w:after="0" w:line="240" w:lineRule="auto"/>
        <w:jc w:val="center"/>
        <w:rPr>
          <w:sz w:val="24"/>
          <w:szCs w:val="24"/>
        </w:rPr>
      </w:pPr>
      <w:r>
        <w:rPr>
          <w:i/>
          <w:sz w:val="24"/>
          <w:szCs w:val="24"/>
        </w:rPr>
        <w:t>chromatičnost různých barevných teplot</w:t>
      </w:r>
    </w:p>
    <w:p w14:paraId="7DD5D48B" w14:textId="5C2498C3" w:rsidR="005D318E" w:rsidRDefault="005D318E" w:rsidP="00BB2E91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DD5D4E8" wp14:editId="4D6E6CD4">
            <wp:extent cx="3103726" cy="2484000"/>
            <wp:effectExtent l="0" t="0" r="1905" b="0"/>
            <wp:docPr id="7" name="Obrázek 7" descr="http://www.spsemoh.cz/vyuka/zel/obrazky/led-bila-v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spsemoh.cz/vyuka/zel/obrazky/led-bila-v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726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5D48C" w14:textId="77777777" w:rsidR="005D318E" w:rsidRPr="005D318E" w:rsidRDefault="005D318E" w:rsidP="00BB2E91">
      <w:pPr>
        <w:spacing w:after="0" w:line="24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vlnová délka bílé LED</w:t>
      </w:r>
    </w:p>
    <w:p w14:paraId="7DD5D48D" w14:textId="0EF3CCE0" w:rsidR="005D318E" w:rsidRDefault="00F16708" w:rsidP="00BB2E91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A075A7C" wp14:editId="472707DC">
            <wp:extent cx="2581297" cy="2484000"/>
            <wp:effectExtent l="0" t="0" r="0" b="0"/>
            <wp:docPr id="8" name="Obrázek 8" descr="http://www.spsemoh.cz/vyuka/zel/obrazky/led-color-v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spsemoh.cz/vyuka/zel/obrazky/led-color-vd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97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5D48E" w14:textId="77777777" w:rsidR="005D318E" w:rsidRPr="005D318E" w:rsidRDefault="005D318E" w:rsidP="00BB2E91">
      <w:pPr>
        <w:spacing w:after="0" w:line="24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vlnové délky barevných LED</w:t>
      </w:r>
    </w:p>
    <w:p w14:paraId="7DD5D48F" w14:textId="77777777" w:rsidR="004458FD" w:rsidRPr="00F73AF6" w:rsidRDefault="004458FD" w:rsidP="00DA569B">
      <w:pPr>
        <w:pStyle w:val="Nadpis3"/>
        <w:numPr>
          <w:ilvl w:val="2"/>
          <w:numId w:val="16"/>
        </w:numPr>
        <w:spacing w:after="100" w:afterAutospacing="1"/>
      </w:pPr>
      <w:bookmarkStart w:id="205" w:name="_Toc439677870"/>
      <w:r w:rsidRPr="00F73AF6">
        <w:lastRenderedPageBreak/>
        <w:t>POTŘEBNÝ VÝKON LED OSVĚTLENÍ</w:t>
      </w:r>
      <w:bookmarkEnd w:id="205"/>
    </w:p>
    <w:p w14:paraId="7DD5D493" w14:textId="0BD19A45" w:rsidR="004458FD" w:rsidRPr="00D753E7" w:rsidRDefault="004458FD" w:rsidP="00D753E7">
      <w:pPr>
        <w:spacing w:after="100" w:afterAutospacing="1" w:line="360" w:lineRule="auto"/>
        <w:ind w:firstLine="360"/>
        <w:jc w:val="both"/>
        <w:rPr>
          <w:sz w:val="24"/>
        </w:rPr>
      </w:pPr>
      <w:r w:rsidRPr="00F73AF6">
        <w:rPr>
          <w:sz w:val="24"/>
          <w:szCs w:val="24"/>
        </w:rPr>
        <w:t xml:space="preserve">Základním parametrem jsou rozměry akvária. Akvárium, které má </w:t>
      </w:r>
      <w:r w:rsidR="00D753E7">
        <w:rPr>
          <w:sz w:val="24"/>
          <w:szCs w:val="24"/>
        </w:rPr>
        <w:t xml:space="preserve">délku </w:t>
      </w:r>
      <w:r>
        <w:rPr>
          <w:sz w:val="24"/>
          <w:szCs w:val="24"/>
        </w:rPr>
        <w:t>50</w:t>
      </w:r>
      <w:r w:rsidR="00D753E7">
        <w:rPr>
          <w:sz w:val="24"/>
          <w:szCs w:val="24"/>
        </w:rPr>
        <w:t xml:space="preserve"> </w:t>
      </w:r>
      <w:r w:rsidRPr="00F73AF6">
        <w:rPr>
          <w:sz w:val="24"/>
          <w:szCs w:val="24"/>
        </w:rPr>
        <w:t>cm</w:t>
      </w:r>
      <w:r w:rsidR="00D753E7">
        <w:rPr>
          <w:sz w:val="24"/>
          <w:szCs w:val="24"/>
        </w:rPr>
        <w:t>,</w:t>
      </w:r>
      <w:r w:rsidRPr="00F73AF6">
        <w:rPr>
          <w:sz w:val="24"/>
          <w:szCs w:val="24"/>
        </w:rPr>
        <w:t xml:space="preserve"> je </w:t>
      </w:r>
      <w:r w:rsidR="00D753E7">
        <w:rPr>
          <w:sz w:val="24"/>
          <w:szCs w:val="24"/>
        </w:rPr>
        <w:t>ideální</w:t>
      </w:r>
      <w:r w:rsidRPr="00F73AF6">
        <w:rPr>
          <w:sz w:val="24"/>
          <w:szCs w:val="24"/>
        </w:rPr>
        <w:t xml:space="preserve"> osvětlovat páskem, který je stejně dlouhý. Z rozměrů plyne další veličina</w:t>
      </w:r>
      <w:r w:rsidR="00D753E7">
        <w:rPr>
          <w:sz w:val="24"/>
          <w:szCs w:val="24"/>
        </w:rPr>
        <w:t>,</w:t>
      </w:r>
      <w:r w:rsidRPr="00F73AF6">
        <w:rPr>
          <w:sz w:val="24"/>
          <w:szCs w:val="24"/>
        </w:rPr>
        <w:t xml:space="preserve"> a tou je objem. Výkon by měl být spíše naddimenzovaný, neboť se dá posléze díky PWN regulaci opět snížit. </w:t>
      </w:r>
      <w:r w:rsidRPr="00D12C42">
        <w:rPr>
          <w:sz w:val="24"/>
          <w:szCs w:val="24"/>
        </w:rPr>
        <w:t>Pro klasická akvária se vol</w:t>
      </w:r>
      <w:r w:rsidR="00D753E7">
        <w:rPr>
          <w:sz w:val="24"/>
          <w:szCs w:val="24"/>
        </w:rPr>
        <w:t>í konstanta 0,15 (objem akvária [V]</w:t>
      </w:r>
      <w:r w:rsidR="00D753E7">
        <w:rPr>
          <w:rFonts w:ascii="Times New Roman" w:hAnsi="Times New Roman" w:cs="Times New Roman"/>
          <w:sz w:val="24"/>
          <w:szCs w:val="24"/>
        </w:rPr>
        <w:t>·</w:t>
      </w:r>
      <w:r w:rsidRPr="00D12C42">
        <w:rPr>
          <w:sz w:val="24"/>
          <w:szCs w:val="24"/>
        </w:rPr>
        <w:t>0,15</w:t>
      </w:r>
      <w:r w:rsidR="00D753E7">
        <w:rPr>
          <w:sz w:val="24"/>
          <w:szCs w:val="24"/>
        </w:rPr>
        <w:t xml:space="preserve"> [k] </w:t>
      </w:r>
      <w:r w:rsidRPr="00D12C42">
        <w:rPr>
          <w:sz w:val="24"/>
          <w:szCs w:val="24"/>
        </w:rPr>
        <w:t>=</w:t>
      </w:r>
      <w:r w:rsidR="00D753E7">
        <w:rPr>
          <w:sz w:val="24"/>
          <w:szCs w:val="24"/>
        </w:rPr>
        <w:t xml:space="preserve"> </w:t>
      </w:r>
      <w:r w:rsidRPr="00D12C42">
        <w:rPr>
          <w:sz w:val="24"/>
          <w:szCs w:val="24"/>
        </w:rPr>
        <w:t>výkon</w:t>
      </w:r>
      <w:r w:rsidR="00D753E7">
        <w:rPr>
          <w:sz w:val="24"/>
          <w:szCs w:val="24"/>
        </w:rPr>
        <w:t xml:space="preserve"> [W]</w:t>
      </w:r>
      <w:r w:rsidRPr="00D12C42">
        <w:rPr>
          <w:sz w:val="24"/>
          <w:szCs w:val="24"/>
        </w:rPr>
        <w:t>) a pro akvária s náročnějšími rostlinami konstanta 0,3.</w:t>
      </w:r>
      <w:r w:rsidR="00D12C42">
        <w:rPr>
          <w:sz w:val="24"/>
          <w:szCs w:val="24"/>
        </w:rPr>
        <w:t xml:space="preserve"> </w:t>
      </w:r>
      <w:r w:rsidR="00D12C42" w:rsidRPr="00863B63">
        <w:rPr>
          <w:sz w:val="24"/>
          <w:szCs w:val="24"/>
        </w:rPr>
        <w:t>[</w:t>
      </w:r>
      <w:r w:rsidR="00863B63" w:rsidRPr="00863B63">
        <w:rPr>
          <w:sz w:val="24"/>
          <w:szCs w:val="24"/>
        </w:rPr>
        <w:t>8</w:t>
      </w:r>
      <w:r w:rsidR="00D12C42" w:rsidRPr="00863B63">
        <w:rPr>
          <w:sz w:val="24"/>
          <w:szCs w:val="24"/>
        </w:rPr>
        <w:t>]</w:t>
      </w:r>
      <w:r w:rsidRPr="00F73AF6">
        <w:rPr>
          <w:sz w:val="24"/>
          <w:szCs w:val="24"/>
        </w:rPr>
        <w:t xml:space="preserve"> Při výběru LED pásků se udává pomě</w:t>
      </w:r>
      <w:r w:rsidR="00D753E7">
        <w:rPr>
          <w:sz w:val="24"/>
          <w:szCs w:val="24"/>
        </w:rPr>
        <w:t>r</w:t>
      </w:r>
      <w:r w:rsidRPr="00F73AF6">
        <w:rPr>
          <w:sz w:val="24"/>
          <w:szCs w:val="24"/>
        </w:rPr>
        <w:t xml:space="preserve"> tep</w:t>
      </w:r>
      <w:r w:rsidR="00D753E7">
        <w:rPr>
          <w:sz w:val="24"/>
          <w:szCs w:val="24"/>
        </w:rPr>
        <w:t>lé a studené barvy v poměru 2:1. Níže je uveden výpočet pro akvárium o rozměrech</w:t>
      </w:r>
      <w:r>
        <w:t xml:space="preserve"> </w:t>
      </w:r>
      <w:r w:rsidRPr="00D753E7">
        <w:rPr>
          <w:sz w:val="24"/>
        </w:rPr>
        <w:t>50x25x30</w:t>
      </w:r>
      <w:r w:rsidR="00D753E7">
        <w:rPr>
          <w:sz w:val="24"/>
        </w:rPr>
        <w:t> cm, na které je osvětlovací rampa dimenzována.</w:t>
      </w:r>
    </w:p>
    <w:p w14:paraId="7DD5D494" w14:textId="77777777" w:rsidR="0065155A" w:rsidRPr="0065155A" w:rsidRDefault="004458FD" w:rsidP="00A245DC">
      <w:pPr>
        <w:spacing w:after="100" w:afterAutospacing="1" w:line="360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W=V∙k</m:t>
          </m:r>
        </m:oMath>
      </m:oMathPara>
    </w:p>
    <w:p w14:paraId="7DD5D495" w14:textId="77777777" w:rsidR="0065155A" w:rsidRPr="0065155A" w:rsidRDefault="0065155A" w:rsidP="00A245DC">
      <w:pPr>
        <w:spacing w:after="100" w:afterAutospacing="1" w:line="360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V=50∙25∙30=37,5l</m:t>
          </m:r>
        </m:oMath>
      </m:oMathPara>
    </w:p>
    <w:p w14:paraId="7DD5D496" w14:textId="77777777" w:rsidR="0065155A" w:rsidRPr="0065155A" w:rsidRDefault="0065155A" w:rsidP="00A245DC">
      <w:pPr>
        <w:spacing w:after="100" w:afterAutospacing="1" w:line="360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W=37,5∙0,15=5,625W</m:t>
          </m:r>
        </m:oMath>
      </m:oMathPara>
    </w:p>
    <w:p w14:paraId="7DD5D497" w14:textId="436BB4BB" w:rsidR="00EF7424" w:rsidRPr="00F73AF6" w:rsidRDefault="00EF7424" w:rsidP="001834E7">
      <w:pPr>
        <w:pStyle w:val="Nadpis3"/>
        <w:numPr>
          <w:ilvl w:val="2"/>
          <w:numId w:val="14"/>
        </w:numPr>
        <w:spacing w:before="0" w:after="100" w:afterAutospacing="1" w:line="360" w:lineRule="auto"/>
        <w:jc w:val="both"/>
      </w:pPr>
      <w:bookmarkStart w:id="206" w:name="_Toc439677871"/>
      <w:r w:rsidRPr="00F73AF6">
        <w:t>VÝBĚR</w:t>
      </w:r>
      <w:bookmarkEnd w:id="206"/>
    </w:p>
    <w:p w14:paraId="7DD5D499" w14:textId="77777777" w:rsidR="00FC3AEC" w:rsidRPr="00F73AF6" w:rsidRDefault="00FC3AEC" w:rsidP="00A245DC">
      <w:pPr>
        <w:pStyle w:val="Nadpis4"/>
        <w:spacing w:before="0" w:after="100" w:afterAutospacing="1" w:line="360" w:lineRule="auto"/>
        <w:jc w:val="both"/>
        <w:rPr>
          <w:sz w:val="24"/>
          <w:szCs w:val="24"/>
        </w:rPr>
      </w:pPr>
      <w:r w:rsidRPr="00F73AF6">
        <w:rPr>
          <w:sz w:val="24"/>
          <w:szCs w:val="24"/>
        </w:rPr>
        <w:t>Základní požadavky kladené na zdroj umělého osvětlení pro akvária:</w:t>
      </w:r>
    </w:p>
    <w:p w14:paraId="7DD5D49A" w14:textId="77777777" w:rsidR="00FC3AEC" w:rsidRPr="008A2163" w:rsidRDefault="00FC3AEC" w:rsidP="00A245DC">
      <w:pPr>
        <w:pStyle w:val="Odstavecseseznamem"/>
        <w:numPr>
          <w:ilvl w:val="0"/>
          <w:numId w:val="2"/>
        </w:numPr>
        <w:spacing w:after="100" w:afterAutospacing="1" w:line="360" w:lineRule="auto"/>
        <w:jc w:val="both"/>
        <w:rPr>
          <w:sz w:val="24"/>
          <w:szCs w:val="24"/>
        </w:rPr>
      </w:pPr>
      <w:r w:rsidRPr="008A2163">
        <w:rPr>
          <w:sz w:val="24"/>
          <w:szCs w:val="24"/>
        </w:rPr>
        <w:t>Zajištění optimálního růstu rostlin</w:t>
      </w:r>
    </w:p>
    <w:p w14:paraId="7DD5D49B" w14:textId="77777777" w:rsidR="00FC3AEC" w:rsidRPr="008A2163" w:rsidRDefault="00FC3AEC" w:rsidP="00A245DC">
      <w:pPr>
        <w:pStyle w:val="Odstavecseseznamem"/>
        <w:numPr>
          <w:ilvl w:val="0"/>
          <w:numId w:val="2"/>
        </w:numPr>
        <w:spacing w:after="100" w:afterAutospacing="1" w:line="360" w:lineRule="auto"/>
        <w:jc w:val="both"/>
        <w:rPr>
          <w:sz w:val="24"/>
          <w:szCs w:val="24"/>
        </w:rPr>
      </w:pPr>
      <w:r w:rsidRPr="008A2163">
        <w:rPr>
          <w:sz w:val="24"/>
          <w:szCs w:val="24"/>
        </w:rPr>
        <w:t>Hospodárný a bezpečný provoz</w:t>
      </w:r>
    </w:p>
    <w:p w14:paraId="7DD5D49C" w14:textId="77777777" w:rsidR="00FC3AEC" w:rsidRPr="008A2163" w:rsidRDefault="00FC3AEC" w:rsidP="00A245DC">
      <w:pPr>
        <w:pStyle w:val="Odstavecseseznamem"/>
        <w:numPr>
          <w:ilvl w:val="0"/>
          <w:numId w:val="2"/>
        </w:numPr>
        <w:spacing w:after="100" w:afterAutospacing="1" w:line="360" w:lineRule="auto"/>
        <w:jc w:val="both"/>
        <w:rPr>
          <w:sz w:val="24"/>
          <w:szCs w:val="24"/>
        </w:rPr>
      </w:pPr>
      <w:r w:rsidRPr="008A2163">
        <w:rPr>
          <w:sz w:val="24"/>
          <w:szCs w:val="24"/>
        </w:rPr>
        <w:t>Vytvoření příznivého estetického vjemu</w:t>
      </w:r>
    </w:p>
    <w:p w14:paraId="7DD5D49E" w14:textId="77777777" w:rsidR="00FC3AEC" w:rsidRPr="00F73AF6" w:rsidRDefault="00FC3AEC" w:rsidP="00A245DC">
      <w:pPr>
        <w:pStyle w:val="Nadpis4"/>
        <w:spacing w:before="0" w:after="100" w:afterAutospacing="1" w:line="360" w:lineRule="auto"/>
        <w:jc w:val="both"/>
        <w:rPr>
          <w:sz w:val="24"/>
          <w:szCs w:val="24"/>
        </w:rPr>
      </w:pPr>
      <w:r w:rsidRPr="00F73AF6">
        <w:rPr>
          <w:sz w:val="24"/>
          <w:szCs w:val="24"/>
        </w:rPr>
        <w:t>Rozdělení LED pásků:</w:t>
      </w:r>
    </w:p>
    <w:p w14:paraId="7DD5D49F" w14:textId="77777777" w:rsidR="00FC3AEC" w:rsidRPr="00F73AF6" w:rsidRDefault="00FC3AEC" w:rsidP="00A245DC">
      <w:pPr>
        <w:pStyle w:val="Odstavecseseznamem"/>
        <w:numPr>
          <w:ilvl w:val="0"/>
          <w:numId w:val="3"/>
        </w:numPr>
        <w:spacing w:after="100" w:afterAutospacing="1" w:line="360" w:lineRule="auto"/>
        <w:jc w:val="both"/>
        <w:rPr>
          <w:sz w:val="24"/>
          <w:szCs w:val="24"/>
          <w:u w:val="single"/>
        </w:rPr>
      </w:pPr>
      <w:r w:rsidRPr="00F73AF6">
        <w:rPr>
          <w:sz w:val="24"/>
          <w:szCs w:val="24"/>
          <w:u w:val="single"/>
        </w:rPr>
        <w:t>Jednobarevné pásky bez silikonu</w:t>
      </w:r>
    </w:p>
    <w:p w14:paraId="7DD5D4A0" w14:textId="77777777" w:rsidR="00FC3AEC" w:rsidRPr="00F73AF6" w:rsidRDefault="00FC3AEC" w:rsidP="00A245DC">
      <w:pPr>
        <w:pStyle w:val="Odstavecseseznamem"/>
        <w:spacing w:after="100" w:afterAutospacing="1" w:line="360" w:lineRule="auto"/>
        <w:jc w:val="both"/>
        <w:rPr>
          <w:sz w:val="24"/>
          <w:szCs w:val="24"/>
        </w:rPr>
      </w:pPr>
      <w:r w:rsidRPr="00F73AF6">
        <w:rPr>
          <w:sz w:val="24"/>
          <w:szCs w:val="24"/>
        </w:rPr>
        <w:t xml:space="preserve">Pásek není zalit silikagelem. LED pásek je vhodný do profilů a na místa kde nevyžaduje ochranu proti prachu a vodě. </w:t>
      </w:r>
    </w:p>
    <w:p w14:paraId="7DD5D4A1" w14:textId="77777777" w:rsidR="00FC3AEC" w:rsidRPr="00F73AF6" w:rsidRDefault="00FC3AEC" w:rsidP="00A245DC">
      <w:pPr>
        <w:pStyle w:val="Odstavecseseznamem"/>
        <w:numPr>
          <w:ilvl w:val="0"/>
          <w:numId w:val="3"/>
        </w:numPr>
        <w:spacing w:after="100" w:afterAutospacing="1" w:line="360" w:lineRule="auto"/>
        <w:jc w:val="both"/>
        <w:rPr>
          <w:sz w:val="24"/>
          <w:szCs w:val="24"/>
          <w:u w:val="single"/>
        </w:rPr>
      </w:pPr>
      <w:r w:rsidRPr="00F73AF6">
        <w:rPr>
          <w:sz w:val="24"/>
          <w:szCs w:val="24"/>
          <w:u w:val="single"/>
        </w:rPr>
        <w:t>Jednobarevné pásky v silikonu</w:t>
      </w:r>
    </w:p>
    <w:p w14:paraId="7DD5D4A2" w14:textId="069A549E" w:rsidR="00FC3AEC" w:rsidRDefault="00FC3AEC" w:rsidP="00A245DC">
      <w:pPr>
        <w:pStyle w:val="Odstavecseseznamem"/>
        <w:spacing w:after="100" w:afterAutospacing="1" w:line="360" w:lineRule="auto"/>
        <w:jc w:val="both"/>
        <w:rPr>
          <w:sz w:val="24"/>
          <w:szCs w:val="24"/>
        </w:rPr>
      </w:pPr>
      <w:r w:rsidRPr="00F73AF6">
        <w:rPr>
          <w:sz w:val="24"/>
          <w:szCs w:val="24"/>
        </w:rPr>
        <w:t>Celý pásek je zalitý t</w:t>
      </w:r>
      <w:r w:rsidR="0097726C">
        <w:rPr>
          <w:sz w:val="24"/>
          <w:szCs w:val="24"/>
        </w:rPr>
        <w:t xml:space="preserve">ransparentním silikagelem, což </w:t>
      </w:r>
      <w:r w:rsidRPr="00F73AF6">
        <w:rPr>
          <w:sz w:val="24"/>
          <w:szCs w:val="24"/>
        </w:rPr>
        <w:t>umožňuje umíst</w:t>
      </w:r>
      <w:r w:rsidR="0097726C">
        <w:rPr>
          <w:sz w:val="24"/>
          <w:szCs w:val="24"/>
        </w:rPr>
        <w:t>it jej</w:t>
      </w:r>
      <w:r w:rsidRPr="00F73AF6">
        <w:rPr>
          <w:sz w:val="24"/>
          <w:szCs w:val="24"/>
        </w:rPr>
        <w:t xml:space="preserve"> do vlhkého prostředí. LED pásek se dá dobře udržovat v čistotě a je zde malá pravděpodobnost poškození.</w:t>
      </w:r>
    </w:p>
    <w:p w14:paraId="69ACD98F" w14:textId="77777777" w:rsidR="0097726C" w:rsidRDefault="0097726C" w:rsidP="00A245DC">
      <w:pPr>
        <w:pStyle w:val="Odstavecseseznamem"/>
        <w:spacing w:after="100" w:afterAutospacing="1" w:line="360" w:lineRule="auto"/>
        <w:jc w:val="both"/>
        <w:rPr>
          <w:sz w:val="24"/>
          <w:szCs w:val="24"/>
        </w:rPr>
      </w:pPr>
    </w:p>
    <w:p w14:paraId="27232A94" w14:textId="77777777" w:rsidR="0097726C" w:rsidRPr="00F73AF6" w:rsidRDefault="0097726C" w:rsidP="00A245DC">
      <w:pPr>
        <w:pStyle w:val="Odstavecseseznamem"/>
        <w:spacing w:after="100" w:afterAutospacing="1" w:line="360" w:lineRule="auto"/>
        <w:jc w:val="both"/>
        <w:rPr>
          <w:sz w:val="24"/>
          <w:szCs w:val="24"/>
        </w:rPr>
      </w:pPr>
    </w:p>
    <w:p w14:paraId="7DD5D4A3" w14:textId="77777777" w:rsidR="00FC3AEC" w:rsidRPr="00F73AF6" w:rsidRDefault="00FC3AEC" w:rsidP="00A245DC">
      <w:pPr>
        <w:pStyle w:val="Odstavecseseznamem"/>
        <w:numPr>
          <w:ilvl w:val="0"/>
          <w:numId w:val="3"/>
        </w:numPr>
        <w:spacing w:after="100" w:afterAutospacing="1" w:line="360" w:lineRule="auto"/>
        <w:jc w:val="both"/>
        <w:rPr>
          <w:sz w:val="24"/>
          <w:szCs w:val="24"/>
          <w:u w:val="single"/>
        </w:rPr>
      </w:pPr>
      <w:r w:rsidRPr="00F73AF6">
        <w:rPr>
          <w:sz w:val="24"/>
          <w:szCs w:val="24"/>
          <w:u w:val="single"/>
        </w:rPr>
        <w:lastRenderedPageBreak/>
        <w:t>Vícebarevné RGB pásky bez silikonu</w:t>
      </w:r>
    </w:p>
    <w:p w14:paraId="7DD5D4A4" w14:textId="77777777" w:rsidR="00FC3AEC" w:rsidRPr="00F73AF6" w:rsidRDefault="00FC3AEC" w:rsidP="00A245DC">
      <w:pPr>
        <w:pStyle w:val="Odstavecseseznamem"/>
        <w:spacing w:after="100" w:afterAutospacing="1" w:line="360" w:lineRule="auto"/>
        <w:jc w:val="both"/>
        <w:rPr>
          <w:sz w:val="24"/>
          <w:szCs w:val="24"/>
        </w:rPr>
      </w:pPr>
      <w:r w:rsidRPr="00F73AF6">
        <w:rPr>
          <w:sz w:val="24"/>
          <w:szCs w:val="24"/>
        </w:rPr>
        <w:t>Provedení viz „Jednobarevné pásky bez silikonu“. Pásek obsahuje tři základní barvy (RGB), ale díky řídící jednotce dokáže tvořit více barevných kombinací.</w:t>
      </w:r>
    </w:p>
    <w:p w14:paraId="7DD5D4A5" w14:textId="77777777" w:rsidR="00FC3AEC" w:rsidRPr="00F73AF6" w:rsidRDefault="00FC3AEC" w:rsidP="00A245DC">
      <w:pPr>
        <w:pStyle w:val="Odstavecseseznamem"/>
        <w:numPr>
          <w:ilvl w:val="0"/>
          <w:numId w:val="3"/>
        </w:numPr>
        <w:spacing w:after="100" w:afterAutospacing="1" w:line="360" w:lineRule="auto"/>
        <w:jc w:val="both"/>
        <w:rPr>
          <w:sz w:val="24"/>
          <w:szCs w:val="24"/>
          <w:u w:val="single"/>
        </w:rPr>
      </w:pPr>
      <w:r w:rsidRPr="00F73AF6">
        <w:rPr>
          <w:sz w:val="24"/>
          <w:szCs w:val="24"/>
          <w:u w:val="single"/>
        </w:rPr>
        <w:t>Vícebarevné RGB pásky v silikonu</w:t>
      </w:r>
    </w:p>
    <w:p w14:paraId="7DD5D4A6" w14:textId="77777777" w:rsidR="00FC3AEC" w:rsidRPr="00F73AF6" w:rsidRDefault="00FC3AEC" w:rsidP="00A245DC">
      <w:pPr>
        <w:pStyle w:val="Odstavecseseznamem"/>
        <w:spacing w:after="100" w:afterAutospacing="1" w:line="360" w:lineRule="auto"/>
        <w:jc w:val="both"/>
        <w:rPr>
          <w:sz w:val="24"/>
          <w:szCs w:val="24"/>
        </w:rPr>
      </w:pPr>
      <w:r w:rsidRPr="00F73AF6">
        <w:rPr>
          <w:sz w:val="24"/>
          <w:szCs w:val="24"/>
        </w:rPr>
        <w:t>Provedení viz „Jednobarevné pásky v silikonu“. Pásek obsahuje tři základní barvy (RGB), ale díky řídící jednotce dokáže tvořit více barevných kombinací.</w:t>
      </w:r>
    </w:p>
    <w:p w14:paraId="7DD5D4A7" w14:textId="77777777" w:rsidR="00FC3AEC" w:rsidRPr="00F73AF6" w:rsidRDefault="00FC3AEC" w:rsidP="00A245DC">
      <w:pPr>
        <w:pStyle w:val="Odstavecseseznamem"/>
        <w:numPr>
          <w:ilvl w:val="0"/>
          <w:numId w:val="3"/>
        </w:numPr>
        <w:spacing w:after="100" w:afterAutospacing="1" w:line="360" w:lineRule="auto"/>
        <w:jc w:val="both"/>
        <w:rPr>
          <w:sz w:val="24"/>
          <w:szCs w:val="24"/>
          <w:u w:val="single"/>
        </w:rPr>
      </w:pPr>
      <w:r w:rsidRPr="00F73AF6">
        <w:rPr>
          <w:sz w:val="24"/>
          <w:szCs w:val="24"/>
          <w:u w:val="single"/>
        </w:rPr>
        <w:t>Speciální voděodolné pásky IP 68</w:t>
      </w:r>
    </w:p>
    <w:p w14:paraId="7DD5D4A8" w14:textId="77777777" w:rsidR="00FC3AEC" w:rsidRPr="00F73AF6" w:rsidRDefault="00FC3AEC" w:rsidP="00A245DC">
      <w:pPr>
        <w:pStyle w:val="Odstavecseseznamem"/>
        <w:spacing w:after="100" w:afterAutospacing="1" w:line="360" w:lineRule="auto"/>
        <w:jc w:val="both"/>
        <w:rPr>
          <w:sz w:val="24"/>
          <w:szCs w:val="24"/>
        </w:rPr>
      </w:pPr>
      <w:r w:rsidRPr="00F73AF6">
        <w:rPr>
          <w:sz w:val="24"/>
          <w:szCs w:val="24"/>
        </w:rPr>
        <w:t>Pásky s nejvyšším stupeň ochrany proti vodě a jsou určeny pro trvalé ponoření.</w:t>
      </w:r>
    </w:p>
    <w:p w14:paraId="7DD5D4AA" w14:textId="709866B9" w:rsidR="0065155A" w:rsidRDefault="0065155A" w:rsidP="0097726C">
      <w:pPr>
        <w:spacing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Pro akvárium </w:t>
      </w:r>
      <w:r w:rsidR="00C02ED6">
        <w:rPr>
          <w:sz w:val="24"/>
          <w:szCs w:val="24"/>
        </w:rPr>
        <w:t>byly vybrány dva pásky</w:t>
      </w:r>
      <w:r w:rsidR="00A67CA1">
        <w:rPr>
          <w:sz w:val="24"/>
          <w:szCs w:val="24"/>
        </w:rPr>
        <w:t xml:space="preserve"> bez silikonu</w:t>
      </w:r>
      <w:r w:rsidR="00C02ED6">
        <w:rPr>
          <w:sz w:val="24"/>
          <w:szCs w:val="24"/>
        </w:rPr>
        <w:t xml:space="preserve"> denní bílé a jeden RGB pásek</w:t>
      </w:r>
      <w:r w:rsidR="00A67CA1">
        <w:rPr>
          <w:sz w:val="24"/>
          <w:szCs w:val="24"/>
        </w:rPr>
        <w:t xml:space="preserve"> bez silikonu</w:t>
      </w:r>
      <w:r w:rsidR="00C02ED6">
        <w:rPr>
          <w:sz w:val="24"/>
          <w:szCs w:val="24"/>
        </w:rPr>
        <w:t xml:space="preserve"> pro simulaci východu slunce, západu slunce a měsíčního svitu. Celkov</w:t>
      </w:r>
      <w:r w:rsidR="0097726C">
        <w:rPr>
          <w:sz w:val="24"/>
          <w:szCs w:val="24"/>
        </w:rPr>
        <w:t>ý příkon</w:t>
      </w:r>
      <w:r w:rsidR="00C02ED6">
        <w:rPr>
          <w:sz w:val="24"/>
          <w:szCs w:val="24"/>
        </w:rPr>
        <w:t xml:space="preserve"> této kombinace je 7,2</w:t>
      </w:r>
      <w:r w:rsidR="0097726C">
        <w:rPr>
          <w:sz w:val="24"/>
          <w:szCs w:val="24"/>
        </w:rPr>
        <w:t xml:space="preserve"> W (viz tabulka 1).</w:t>
      </w:r>
    </w:p>
    <w:tbl>
      <w:tblPr>
        <w:tblW w:w="56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20"/>
        <w:gridCol w:w="1540"/>
      </w:tblGrid>
      <w:tr w:rsidR="00BB2E91" w:rsidRPr="00BB2E91" w14:paraId="615D5CB4" w14:textId="77777777" w:rsidTr="00BB2E91">
        <w:trPr>
          <w:trHeight w:val="300"/>
          <w:jc w:val="center"/>
        </w:trPr>
        <w:tc>
          <w:tcPr>
            <w:tcW w:w="10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7CCF9" w14:textId="77777777" w:rsidR="00BB2E91" w:rsidRPr="00BB2E91" w:rsidRDefault="00BB2E91" w:rsidP="00BB2E9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BB2E91">
              <w:rPr>
                <w:rFonts w:ascii="Calibri" w:eastAsia="Times New Roman" w:hAnsi="Calibri" w:cs="Times New Roman"/>
                <w:color w:val="000000"/>
                <w:lang w:eastAsia="cs-CZ"/>
              </w:rPr>
              <w:t>počet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F17FE" w14:textId="77777777" w:rsidR="00BB2E91" w:rsidRPr="00BB2E91" w:rsidRDefault="00BB2E91" w:rsidP="00BB2E9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BB2E91">
              <w:rPr>
                <w:rFonts w:ascii="Calibri" w:eastAsia="Times New Roman" w:hAnsi="Calibri" w:cs="Times New Roman"/>
                <w:color w:val="000000"/>
                <w:lang w:eastAsia="cs-CZ"/>
              </w:rPr>
              <w:t>délka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83335" w14:textId="77777777" w:rsidR="00BB2E91" w:rsidRPr="00BB2E91" w:rsidRDefault="00BB2E91" w:rsidP="00BB2E9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BB2E91">
              <w:rPr>
                <w:rFonts w:ascii="Calibri" w:eastAsia="Times New Roman" w:hAnsi="Calibri" w:cs="Times New Roman"/>
                <w:color w:val="000000"/>
                <w:lang w:eastAsia="cs-CZ"/>
              </w:rPr>
              <w:t>výkon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13A1E" w14:textId="77777777" w:rsidR="00BB2E91" w:rsidRPr="00BB2E91" w:rsidRDefault="00BB2E91" w:rsidP="00BB2E9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BB2E91">
              <w:rPr>
                <w:rFonts w:ascii="Calibri" w:eastAsia="Times New Roman" w:hAnsi="Calibri" w:cs="Times New Roman"/>
                <w:color w:val="000000"/>
                <w:lang w:eastAsia="cs-CZ"/>
              </w:rPr>
              <w:t>typ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1F5DC7" w14:textId="77777777" w:rsidR="00BB2E91" w:rsidRPr="00BB2E91" w:rsidRDefault="00BB2E91" w:rsidP="00BB2E9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BB2E91">
              <w:rPr>
                <w:rFonts w:ascii="Calibri" w:eastAsia="Times New Roman" w:hAnsi="Calibri" w:cs="Times New Roman"/>
                <w:color w:val="000000"/>
                <w:lang w:eastAsia="cs-CZ"/>
              </w:rPr>
              <w:t>výsledný výkon</w:t>
            </w:r>
          </w:p>
        </w:tc>
      </w:tr>
      <w:tr w:rsidR="00BB2E91" w:rsidRPr="00BB2E91" w14:paraId="535C6636" w14:textId="77777777" w:rsidTr="00BB2E91">
        <w:trPr>
          <w:trHeight w:val="315"/>
          <w:jc w:val="center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A552F" w14:textId="77777777" w:rsidR="00BB2E91" w:rsidRPr="00BB2E91" w:rsidRDefault="00BB2E91" w:rsidP="00BB2E9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BB2E91">
              <w:rPr>
                <w:rFonts w:ascii="Calibri" w:eastAsia="Times New Roman" w:hAnsi="Calibri" w:cs="Times New Roman"/>
                <w:color w:val="000000"/>
                <w:lang w:eastAsia="cs-CZ"/>
              </w:rPr>
              <w:t>[ks]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2C636" w14:textId="77777777" w:rsidR="00BB2E91" w:rsidRPr="00BB2E91" w:rsidRDefault="00BB2E91" w:rsidP="00BB2E9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BB2E91">
              <w:rPr>
                <w:rFonts w:ascii="Calibri" w:eastAsia="Times New Roman" w:hAnsi="Calibri" w:cs="Times New Roman"/>
                <w:color w:val="000000"/>
                <w:lang w:eastAsia="cs-CZ"/>
              </w:rPr>
              <w:t>[cm]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AF32A" w14:textId="77777777" w:rsidR="00BB2E91" w:rsidRPr="00BB2E91" w:rsidRDefault="00BB2E91" w:rsidP="00BB2E9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BB2E91">
              <w:rPr>
                <w:rFonts w:ascii="Calibri" w:eastAsia="Times New Roman" w:hAnsi="Calibri" w:cs="Times New Roman"/>
                <w:color w:val="000000"/>
                <w:lang w:eastAsia="cs-CZ"/>
              </w:rPr>
              <w:t>[W/m]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F5B2A" w14:textId="77777777" w:rsidR="00BB2E91" w:rsidRPr="00BB2E91" w:rsidRDefault="00BB2E91" w:rsidP="00BB2E9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BB2E91">
              <w:rPr>
                <w:rFonts w:ascii="Calibri" w:eastAsia="Times New Roman" w:hAnsi="Calibri" w:cs="Times New Roman"/>
                <w:color w:val="000000"/>
                <w:lang w:eastAsia="cs-CZ"/>
              </w:rPr>
              <w:t>[-]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C929FC" w14:textId="77777777" w:rsidR="00BB2E91" w:rsidRPr="00BB2E91" w:rsidRDefault="00BB2E91" w:rsidP="00BB2E9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BB2E91">
              <w:rPr>
                <w:rFonts w:ascii="Calibri" w:eastAsia="Times New Roman" w:hAnsi="Calibri" w:cs="Times New Roman"/>
                <w:color w:val="000000"/>
                <w:lang w:eastAsia="cs-CZ"/>
              </w:rPr>
              <w:t>[W/m]</w:t>
            </w:r>
          </w:p>
        </w:tc>
      </w:tr>
      <w:tr w:rsidR="00BB2E91" w:rsidRPr="00BB2E91" w14:paraId="54C10839" w14:textId="77777777" w:rsidTr="00BB2E91">
        <w:trPr>
          <w:trHeight w:val="300"/>
          <w:jc w:val="center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A1244" w14:textId="77777777" w:rsidR="00BB2E91" w:rsidRPr="00BB2E91" w:rsidRDefault="00BB2E91" w:rsidP="00BB2E9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BB2E91">
              <w:rPr>
                <w:rFonts w:ascii="Calibri" w:eastAsia="Times New Roman" w:hAnsi="Calibri" w:cs="Times New Roman"/>
                <w:color w:val="000000"/>
                <w:lang w:eastAsia="cs-CZ"/>
              </w:rPr>
              <w:t>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B7CB7" w14:textId="77777777" w:rsidR="00BB2E91" w:rsidRPr="00BB2E91" w:rsidRDefault="00BB2E91" w:rsidP="00BB2E9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BB2E91">
              <w:rPr>
                <w:rFonts w:ascii="Calibri" w:eastAsia="Times New Roman" w:hAnsi="Calibri" w:cs="Times New Roman"/>
                <w:color w:val="000000"/>
                <w:lang w:eastAsia="cs-CZ"/>
              </w:rPr>
              <w:t>45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C534C" w14:textId="77777777" w:rsidR="00BB2E91" w:rsidRPr="00BB2E91" w:rsidRDefault="00BB2E91" w:rsidP="00BB2E9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BB2E91">
              <w:rPr>
                <w:rFonts w:ascii="Calibri" w:eastAsia="Times New Roman" w:hAnsi="Calibri" w:cs="Times New Roman"/>
                <w:color w:val="000000"/>
                <w:lang w:eastAsia="cs-CZ"/>
              </w:rPr>
              <w:t>4,8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443C7" w14:textId="77777777" w:rsidR="00BB2E91" w:rsidRPr="00BB2E91" w:rsidRDefault="00BB2E91" w:rsidP="00BB2E9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BB2E91">
              <w:rPr>
                <w:rFonts w:ascii="Calibri" w:eastAsia="Times New Roman" w:hAnsi="Calibri" w:cs="Times New Roman"/>
                <w:color w:val="000000"/>
                <w:lang w:eastAsia="cs-CZ"/>
              </w:rPr>
              <w:t>denní bílá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D919D6" w14:textId="77777777" w:rsidR="00BB2E91" w:rsidRPr="00BB2E91" w:rsidRDefault="00BB2E91" w:rsidP="00BB2E9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BB2E91">
              <w:rPr>
                <w:rFonts w:ascii="Calibri" w:eastAsia="Times New Roman" w:hAnsi="Calibri" w:cs="Times New Roman"/>
                <w:color w:val="000000"/>
                <w:lang w:eastAsia="cs-CZ"/>
              </w:rPr>
              <w:t>4,32</w:t>
            </w:r>
          </w:p>
        </w:tc>
      </w:tr>
      <w:tr w:rsidR="00BB2E91" w:rsidRPr="00BB2E91" w14:paraId="56D2B68D" w14:textId="77777777" w:rsidTr="00BB2E91">
        <w:trPr>
          <w:trHeight w:val="315"/>
          <w:jc w:val="center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5589D" w14:textId="77777777" w:rsidR="00BB2E91" w:rsidRPr="00BB2E91" w:rsidRDefault="00BB2E91" w:rsidP="00BB2E9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BB2E91">
              <w:rPr>
                <w:rFonts w:ascii="Calibri" w:eastAsia="Times New Roman" w:hAnsi="Calibri" w:cs="Times New Roman"/>
                <w:color w:val="000000"/>
                <w:lang w:eastAsia="cs-CZ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533B6" w14:textId="77777777" w:rsidR="00BB2E91" w:rsidRPr="00BB2E91" w:rsidRDefault="00BB2E91" w:rsidP="00BB2E9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BB2E91">
              <w:rPr>
                <w:rFonts w:ascii="Calibri" w:eastAsia="Times New Roman" w:hAnsi="Calibri" w:cs="Times New Roman"/>
                <w:color w:val="000000"/>
                <w:lang w:eastAsia="cs-CZ"/>
              </w:rPr>
              <w:t>40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D9B32" w14:textId="77777777" w:rsidR="00BB2E91" w:rsidRPr="00BB2E91" w:rsidRDefault="00BB2E91" w:rsidP="00BB2E9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BB2E91">
              <w:rPr>
                <w:rFonts w:ascii="Calibri" w:eastAsia="Times New Roman" w:hAnsi="Calibri" w:cs="Times New Roman"/>
                <w:color w:val="000000"/>
                <w:lang w:eastAsia="cs-CZ"/>
              </w:rPr>
              <w:t>7,2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78AFA" w14:textId="77777777" w:rsidR="00BB2E91" w:rsidRPr="00BB2E91" w:rsidRDefault="00BB2E91" w:rsidP="00BB2E9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BB2E91">
              <w:rPr>
                <w:rFonts w:ascii="Calibri" w:eastAsia="Times New Roman" w:hAnsi="Calibri" w:cs="Times New Roman"/>
                <w:color w:val="000000"/>
                <w:lang w:eastAsia="cs-CZ"/>
              </w:rPr>
              <w:t>RGB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7B9368" w14:textId="77777777" w:rsidR="00BB2E91" w:rsidRPr="00BB2E91" w:rsidRDefault="00BB2E91" w:rsidP="00BB2E9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BB2E91">
              <w:rPr>
                <w:rFonts w:ascii="Calibri" w:eastAsia="Times New Roman" w:hAnsi="Calibri" w:cs="Times New Roman"/>
                <w:color w:val="000000"/>
                <w:lang w:eastAsia="cs-CZ"/>
              </w:rPr>
              <w:t>2,88</w:t>
            </w:r>
          </w:p>
        </w:tc>
      </w:tr>
    </w:tbl>
    <w:p w14:paraId="01D722A4" w14:textId="6935D0D1" w:rsidR="00F6599E" w:rsidRPr="0097726C" w:rsidRDefault="0097726C" w:rsidP="0097726C">
      <w:pPr>
        <w:spacing w:afterLines="160" w:after="384" w:line="360" w:lineRule="auto"/>
        <w:jc w:val="center"/>
        <w:rPr>
          <w:i/>
          <w:sz w:val="24"/>
          <w:szCs w:val="24"/>
        </w:rPr>
      </w:pPr>
      <w:r w:rsidRPr="0097726C">
        <w:rPr>
          <w:i/>
          <w:sz w:val="24"/>
          <w:szCs w:val="24"/>
        </w:rPr>
        <w:t>tabulka 1</w:t>
      </w:r>
    </w:p>
    <w:p w14:paraId="21F1213D" w14:textId="1EFBADFE" w:rsidR="00F6599E" w:rsidRDefault="00F6599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DD5D4C4" w14:textId="2CAFC3AA" w:rsidR="000F3699" w:rsidRDefault="000F3699" w:rsidP="001834E7">
      <w:pPr>
        <w:pStyle w:val="Nadpis1"/>
        <w:numPr>
          <w:ilvl w:val="0"/>
          <w:numId w:val="14"/>
        </w:numPr>
        <w:spacing w:before="0" w:after="100" w:afterAutospacing="1" w:line="360" w:lineRule="auto"/>
      </w:pPr>
      <w:bookmarkStart w:id="207" w:name="_Toc439677872"/>
      <w:r>
        <w:lastRenderedPageBreak/>
        <w:t>PRAKTICKÁ ČÁST</w:t>
      </w:r>
      <w:bookmarkEnd w:id="207"/>
    </w:p>
    <w:p w14:paraId="7DD5D4C5" w14:textId="266D71BC" w:rsidR="00EF7424" w:rsidRDefault="00EF7424" w:rsidP="001834E7">
      <w:pPr>
        <w:pStyle w:val="Nadpis2"/>
        <w:numPr>
          <w:ilvl w:val="1"/>
          <w:numId w:val="15"/>
        </w:numPr>
        <w:spacing w:before="0" w:after="100" w:afterAutospacing="1" w:line="360" w:lineRule="auto"/>
        <w:rPr>
          <w:sz w:val="28"/>
        </w:rPr>
      </w:pPr>
      <w:bookmarkStart w:id="208" w:name="_Toc439677873"/>
      <w:r w:rsidRPr="003F0A81">
        <w:rPr>
          <w:sz w:val="28"/>
        </w:rPr>
        <w:t>OSVĚTLOVACÍ RAMPA</w:t>
      </w:r>
      <w:bookmarkEnd w:id="208"/>
    </w:p>
    <w:p w14:paraId="7DD5D4C6" w14:textId="053B38D8" w:rsidR="009C35B5" w:rsidRDefault="00221AFE" w:rsidP="00A245DC">
      <w:pPr>
        <w:spacing w:after="100" w:afterAutospacing="1" w:line="360" w:lineRule="auto"/>
        <w:jc w:val="both"/>
      </w:pPr>
      <w:r>
        <w:tab/>
      </w:r>
      <w:r w:rsidRPr="00776750">
        <w:rPr>
          <w:sz w:val="24"/>
        </w:rPr>
        <w:t xml:space="preserve">Osvětlovací rampa je vyrobena ze dvou ramen </w:t>
      </w:r>
      <w:del w:id="209" w:author="brejcmic" w:date="2016-01-04T10:49:00Z">
        <w:r w:rsidRPr="00776750" w:rsidDel="00567B39">
          <w:rPr>
            <w:sz w:val="24"/>
          </w:rPr>
          <w:delText xml:space="preserve">ohnutého </w:delText>
        </w:r>
      </w:del>
      <w:ins w:id="210" w:author="brejcmic" w:date="2016-01-04T10:49:00Z">
        <w:r w:rsidR="00567B39">
          <w:rPr>
            <w:sz w:val="24"/>
          </w:rPr>
          <w:t>ohýbaného</w:t>
        </w:r>
        <w:r w:rsidR="00567B39" w:rsidRPr="00776750">
          <w:rPr>
            <w:sz w:val="24"/>
          </w:rPr>
          <w:t xml:space="preserve"> </w:t>
        </w:r>
      </w:ins>
      <w:r w:rsidRPr="00776750">
        <w:rPr>
          <w:sz w:val="24"/>
        </w:rPr>
        <w:t>plexiskla a tří hliníkových lišt. V hliníkových lištách jsou umístěny dva pásky teplé bílé na krajích a uprostřed jeden RGB pásek. Všechny lišty jsou opatřeny difuzory, které mají za úkol bránit před přím</w:t>
      </w:r>
      <w:r w:rsidR="0097726C">
        <w:rPr>
          <w:sz w:val="24"/>
        </w:rPr>
        <w:t>ý</w:t>
      </w:r>
      <w:r w:rsidRPr="00776750">
        <w:rPr>
          <w:sz w:val="24"/>
        </w:rPr>
        <w:t xml:space="preserve">m kontaktem s vodou a </w:t>
      </w:r>
      <w:r w:rsidR="0097726C">
        <w:rPr>
          <w:sz w:val="24"/>
        </w:rPr>
        <w:t>z</w:t>
      </w:r>
      <w:r w:rsidR="00776750" w:rsidRPr="00776750">
        <w:rPr>
          <w:sz w:val="24"/>
        </w:rPr>
        <w:t>nečištění</w:t>
      </w:r>
      <w:r w:rsidRPr="00776750">
        <w:rPr>
          <w:sz w:val="24"/>
        </w:rPr>
        <w:t>. Prostřední difuzor, kryjící RGB pásek</w:t>
      </w:r>
      <w:r w:rsidR="00776750" w:rsidRPr="00776750">
        <w:rPr>
          <w:sz w:val="24"/>
        </w:rPr>
        <w:t>,</w:t>
      </w:r>
      <w:r w:rsidRPr="00776750">
        <w:rPr>
          <w:sz w:val="24"/>
        </w:rPr>
        <w:t xml:space="preserve"> je jako jediný </w:t>
      </w:r>
      <w:del w:id="211" w:author="brejcmic" w:date="2016-01-04T10:51:00Z">
        <w:r w:rsidRPr="00776750" w:rsidDel="00FE6028">
          <w:rPr>
            <w:sz w:val="24"/>
          </w:rPr>
          <w:delText xml:space="preserve">krytý difuzorem </w:delText>
        </w:r>
      </w:del>
      <w:r w:rsidRPr="00776750">
        <w:rPr>
          <w:sz w:val="24"/>
        </w:rPr>
        <w:t xml:space="preserve">mléčné barvy (zbývající jsou čiré) a to z důvodu lepšího optického slití </w:t>
      </w:r>
      <w:r w:rsidR="00776750" w:rsidRPr="00776750">
        <w:rPr>
          <w:sz w:val="24"/>
        </w:rPr>
        <w:t xml:space="preserve">generovaných </w:t>
      </w:r>
      <w:r w:rsidRPr="00776750">
        <w:rPr>
          <w:sz w:val="24"/>
        </w:rPr>
        <w:t>barev.</w:t>
      </w:r>
      <w:r w:rsidR="0099408E">
        <w:rPr>
          <w:sz w:val="24"/>
        </w:rPr>
        <w:t xml:space="preserve"> Detailní výkres je </w:t>
      </w:r>
      <w:del w:id="212" w:author="brejcmic" w:date="2016-01-04T10:51:00Z">
        <w:r w:rsidR="0099408E" w:rsidDel="00FE6028">
          <w:rPr>
            <w:sz w:val="24"/>
          </w:rPr>
          <w:delText xml:space="preserve">zobrazen </w:delText>
        </w:r>
      </w:del>
      <w:ins w:id="213" w:author="brejcmic" w:date="2016-01-04T10:51:00Z">
        <w:r w:rsidR="00FE6028">
          <w:rPr>
            <w:sz w:val="24"/>
          </w:rPr>
          <w:t xml:space="preserve">uveden </w:t>
        </w:r>
      </w:ins>
      <w:r w:rsidR="0099408E">
        <w:rPr>
          <w:sz w:val="24"/>
        </w:rPr>
        <w:t>v příloze č. 2.</w:t>
      </w:r>
    </w:p>
    <w:p w14:paraId="7DD5D4C7" w14:textId="77777777" w:rsidR="009C35B5" w:rsidRDefault="002610BC" w:rsidP="00A245DC">
      <w:pPr>
        <w:spacing w:after="100" w:afterAutospacing="1" w:line="360" w:lineRule="auto"/>
        <w:jc w:val="center"/>
      </w:pPr>
      <w:r>
        <w:pict w14:anchorId="7DD5D4E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7.8pt;height:273pt">
            <v:imagedata r:id="rId18" o:title="rampa3"/>
          </v:shape>
        </w:pict>
      </w:r>
    </w:p>
    <w:p w14:paraId="20457143" w14:textId="6371A4A9" w:rsidR="008E1A39" w:rsidRPr="008E1A39" w:rsidRDefault="008E1A39" w:rsidP="00A245DC">
      <w:pPr>
        <w:spacing w:after="100" w:afterAutospacing="1" w:line="360" w:lineRule="auto"/>
        <w:jc w:val="center"/>
        <w:rPr>
          <w:i/>
        </w:rPr>
      </w:pPr>
      <w:r w:rsidRPr="008E1A39">
        <w:rPr>
          <w:i/>
        </w:rPr>
        <w:t>Vizualizace osvětlovací rampy</w:t>
      </w:r>
    </w:p>
    <w:p w14:paraId="7DD5D4C9" w14:textId="0389D2C5" w:rsidR="00EF7424" w:rsidRDefault="00EF7424" w:rsidP="001834E7">
      <w:pPr>
        <w:pStyle w:val="Nadpis2"/>
        <w:numPr>
          <w:ilvl w:val="1"/>
          <w:numId w:val="15"/>
        </w:numPr>
        <w:spacing w:before="0" w:after="100" w:afterAutospacing="1" w:line="360" w:lineRule="auto"/>
        <w:rPr>
          <w:sz w:val="28"/>
        </w:rPr>
      </w:pPr>
      <w:bookmarkStart w:id="214" w:name="_Toc439677874"/>
      <w:r w:rsidRPr="003F0A81">
        <w:rPr>
          <w:sz w:val="28"/>
        </w:rPr>
        <w:t xml:space="preserve">VÝKONOVÁ </w:t>
      </w:r>
      <w:r w:rsidR="00A4702C">
        <w:rPr>
          <w:sz w:val="28"/>
        </w:rPr>
        <w:t>DESKA</w:t>
      </w:r>
      <w:bookmarkEnd w:id="214"/>
    </w:p>
    <w:p w14:paraId="7DD5D4CA" w14:textId="1D6D1E52" w:rsidR="002D0581" w:rsidRPr="00165C10" w:rsidRDefault="00A67CA1" w:rsidP="00A245DC">
      <w:pPr>
        <w:spacing w:after="100" w:afterAutospacing="1" w:line="360" w:lineRule="auto"/>
        <w:ind w:firstLine="708"/>
        <w:jc w:val="both"/>
        <w:rPr>
          <w:sz w:val="24"/>
          <w:szCs w:val="24"/>
        </w:rPr>
      </w:pPr>
      <w:r w:rsidRPr="00165C10">
        <w:rPr>
          <w:sz w:val="24"/>
          <w:szCs w:val="24"/>
        </w:rPr>
        <w:t xml:space="preserve">Výkonová deska slouží primárně pro napájení LED osvětlení pomocí přivedených PWM signálů. Napájení je realizováno pomocí Darligntonova zapojení dvou bipolárních tranzistorů. Toto zapojení se využívá tam, kde je třeba </w:t>
      </w:r>
      <w:ins w:id="215" w:author="brejcmic" w:date="2016-01-04T10:53:00Z">
        <w:r w:rsidR="00362442">
          <w:rPr>
            <w:sz w:val="24"/>
            <w:szCs w:val="24"/>
          </w:rPr>
          <w:t xml:space="preserve">zvýšit </w:t>
        </w:r>
      </w:ins>
      <w:r w:rsidRPr="00165C10">
        <w:rPr>
          <w:sz w:val="24"/>
          <w:szCs w:val="24"/>
        </w:rPr>
        <w:t>proudové zesílení</w:t>
      </w:r>
      <w:ins w:id="216" w:author="brejcmic" w:date="2016-01-04T10:53:00Z">
        <w:r w:rsidR="00362442">
          <w:rPr>
            <w:sz w:val="24"/>
            <w:szCs w:val="24"/>
          </w:rPr>
          <w:t xml:space="preserve"> výkonových tranzistorů</w:t>
        </w:r>
      </w:ins>
      <w:r w:rsidRPr="00165C10">
        <w:rPr>
          <w:sz w:val="24"/>
          <w:szCs w:val="24"/>
        </w:rPr>
        <w:t>. V tomto případě slouží pro zesílení PW</w:t>
      </w:r>
      <w:r w:rsidR="0097726C">
        <w:rPr>
          <w:sz w:val="24"/>
          <w:szCs w:val="24"/>
        </w:rPr>
        <w:t>M signálu z desky Arduina, která</w:t>
      </w:r>
      <w:r w:rsidRPr="00165C10">
        <w:rPr>
          <w:sz w:val="24"/>
          <w:szCs w:val="24"/>
        </w:rPr>
        <w:t xml:space="preserve"> nemá potřebný výkon </w:t>
      </w:r>
      <w:r w:rsidRPr="00165C10">
        <w:rPr>
          <w:sz w:val="24"/>
          <w:szCs w:val="24"/>
        </w:rPr>
        <w:lastRenderedPageBreak/>
        <w:t>na to, aby mohl</w:t>
      </w:r>
      <w:r w:rsidR="0097726C">
        <w:rPr>
          <w:sz w:val="24"/>
          <w:szCs w:val="24"/>
        </w:rPr>
        <w:t>a</w:t>
      </w:r>
      <w:r w:rsidRPr="00165C10">
        <w:rPr>
          <w:sz w:val="24"/>
          <w:szCs w:val="24"/>
        </w:rPr>
        <w:t xml:space="preserve"> přímo napájet osvětlovací rampu.</w:t>
      </w:r>
      <w:r w:rsidR="00B130EB" w:rsidRPr="00165C10">
        <w:rPr>
          <w:sz w:val="24"/>
          <w:szCs w:val="24"/>
        </w:rPr>
        <w:t xml:space="preserve"> Na výkonové desce se nachází t</w:t>
      </w:r>
      <w:r w:rsidR="0097726C">
        <w:rPr>
          <w:sz w:val="24"/>
          <w:szCs w:val="24"/>
        </w:rPr>
        <w:t>o</w:t>
      </w:r>
      <w:r w:rsidR="00B130EB" w:rsidRPr="00165C10">
        <w:rPr>
          <w:sz w:val="24"/>
          <w:szCs w:val="24"/>
        </w:rPr>
        <w:t>to zapojení čtyřikrát. Tři slouží pro napájení RGB pásku a jedno slouží pro napájení bílého pásku.</w:t>
      </w:r>
      <w:r w:rsidRPr="00165C10">
        <w:rPr>
          <w:sz w:val="24"/>
          <w:szCs w:val="24"/>
        </w:rPr>
        <w:t xml:space="preserve"> </w:t>
      </w:r>
    </w:p>
    <w:p w14:paraId="08416528" w14:textId="364ED064" w:rsidR="00A67CA1" w:rsidRPr="00165C10" w:rsidRDefault="00A67CA1" w:rsidP="00A245DC">
      <w:pPr>
        <w:spacing w:after="100" w:afterAutospacing="1" w:line="360" w:lineRule="auto"/>
        <w:ind w:firstLine="708"/>
        <w:jc w:val="both"/>
        <w:rPr>
          <w:sz w:val="24"/>
          <w:szCs w:val="24"/>
        </w:rPr>
      </w:pPr>
      <w:r w:rsidRPr="00165C10">
        <w:rPr>
          <w:sz w:val="24"/>
          <w:szCs w:val="24"/>
        </w:rPr>
        <w:t>Sekundární vlastnost</w:t>
      </w:r>
      <w:r w:rsidR="0097726C">
        <w:rPr>
          <w:sz w:val="24"/>
          <w:szCs w:val="24"/>
        </w:rPr>
        <w:t>í desky je</w:t>
      </w:r>
      <w:r w:rsidRPr="00165C10">
        <w:rPr>
          <w:sz w:val="24"/>
          <w:szCs w:val="24"/>
        </w:rPr>
        <w:t xml:space="preserve"> možnost snímání teploty pomocí teplotního čidla</w:t>
      </w:r>
      <w:r w:rsidR="00B130EB" w:rsidRPr="00165C10">
        <w:rPr>
          <w:sz w:val="24"/>
          <w:szCs w:val="24"/>
        </w:rPr>
        <w:t>, které</w:t>
      </w:r>
      <w:ins w:id="217" w:author="brejcmic" w:date="2016-01-04T10:54:00Z">
        <w:r w:rsidR="00362442">
          <w:rPr>
            <w:sz w:val="24"/>
            <w:szCs w:val="24"/>
          </w:rPr>
          <w:t xml:space="preserve"> zde má ro tento účel</w:t>
        </w:r>
      </w:ins>
      <w:ins w:id="218" w:author="brejcmic" w:date="2016-01-04T10:55:00Z">
        <w:r w:rsidR="00362442">
          <w:rPr>
            <w:sz w:val="24"/>
            <w:szCs w:val="24"/>
          </w:rPr>
          <w:t xml:space="preserve"> </w:t>
        </w:r>
      </w:ins>
      <w:del w:id="219" w:author="brejcmic" w:date="2016-01-04T10:55:00Z">
        <w:r w:rsidR="00B130EB" w:rsidRPr="00165C10" w:rsidDel="00362442">
          <w:rPr>
            <w:sz w:val="24"/>
            <w:szCs w:val="24"/>
          </w:rPr>
          <w:delText xml:space="preserve"> má </w:delText>
        </w:r>
      </w:del>
      <w:r w:rsidR="00B130EB" w:rsidRPr="00165C10">
        <w:rPr>
          <w:sz w:val="24"/>
          <w:szCs w:val="24"/>
        </w:rPr>
        <w:t>vlastní stabilizátor napětí. Poslední využití je pro</w:t>
      </w:r>
      <w:r w:rsidRPr="00165C10">
        <w:rPr>
          <w:sz w:val="24"/>
          <w:szCs w:val="24"/>
        </w:rPr>
        <w:t xml:space="preserve"> sledování střední hodnoty protékaných proudů, které m</w:t>
      </w:r>
      <w:r w:rsidR="00B130EB" w:rsidRPr="00165C10">
        <w:rPr>
          <w:sz w:val="24"/>
          <w:szCs w:val="24"/>
        </w:rPr>
        <w:t>ůže</w:t>
      </w:r>
      <w:r w:rsidRPr="00165C10">
        <w:rPr>
          <w:sz w:val="24"/>
          <w:szCs w:val="24"/>
        </w:rPr>
        <w:t xml:space="preserve"> sloužit například pro výpočet spotřeby</w:t>
      </w:r>
      <w:ins w:id="220" w:author="brejcmic" w:date="2016-01-04T10:55:00Z">
        <w:r w:rsidR="00362442">
          <w:rPr>
            <w:sz w:val="24"/>
            <w:szCs w:val="24"/>
          </w:rPr>
          <w:t xml:space="preserve"> energie nebo kontrole funkčního stavu LED pásků</w:t>
        </w:r>
      </w:ins>
      <w:r w:rsidRPr="00165C10">
        <w:rPr>
          <w:sz w:val="24"/>
          <w:szCs w:val="24"/>
        </w:rPr>
        <w:t>.</w:t>
      </w:r>
      <w:r w:rsidR="00B130EB" w:rsidRPr="00165C10">
        <w:rPr>
          <w:sz w:val="24"/>
          <w:szCs w:val="24"/>
        </w:rPr>
        <w:t xml:space="preserve"> Obě tyto možnosti jsou realizovány tak, že pro jejich využití stačí snímat signál z</w:t>
      </w:r>
      <w:del w:id="221" w:author="brejcmic" w:date="2016-01-04T10:57:00Z">
        <w:r w:rsidR="00B130EB" w:rsidRPr="00165C10" w:rsidDel="00362442">
          <w:rPr>
            <w:sz w:val="24"/>
            <w:szCs w:val="24"/>
          </w:rPr>
          <w:delText> </w:delText>
        </w:r>
      </w:del>
      <w:ins w:id="222" w:author="brejcmic" w:date="2016-01-04T10:57:00Z">
        <w:r w:rsidR="00362442">
          <w:rPr>
            <w:sz w:val="24"/>
            <w:szCs w:val="24"/>
          </w:rPr>
          <w:t> </w:t>
        </w:r>
      </w:ins>
      <w:del w:id="223" w:author="brejcmic" w:date="2016-01-04T10:57:00Z">
        <w:r w:rsidR="00B130EB" w:rsidRPr="00165C10" w:rsidDel="00362442">
          <w:rPr>
            <w:sz w:val="24"/>
            <w:szCs w:val="24"/>
          </w:rPr>
          <w:delText>vyvedených pinhe</w:delText>
        </w:r>
        <w:r w:rsidR="0097726C" w:rsidDel="00362442">
          <w:rPr>
            <w:sz w:val="24"/>
            <w:szCs w:val="24"/>
          </w:rPr>
          <w:delText>adrů</w:delText>
        </w:r>
      </w:del>
      <w:ins w:id="224" w:author="brejcmic" w:date="2016-01-04T10:57:00Z">
        <w:r w:rsidR="00362442">
          <w:rPr>
            <w:sz w:val="24"/>
            <w:szCs w:val="24"/>
          </w:rPr>
          <w:t>kolíkové lišty SL1</w:t>
        </w:r>
      </w:ins>
      <w:r w:rsidR="0097726C">
        <w:rPr>
          <w:sz w:val="24"/>
          <w:szCs w:val="24"/>
        </w:rPr>
        <w:t xml:space="preserve"> a elektronicky jej</w:t>
      </w:r>
      <w:r w:rsidR="00B130EB" w:rsidRPr="00165C10">
        <w:rPr>
          <w:sz w:val="24"/>
          <w:szCs w:val="24"/>
        </w:rPr>
        <w:t xml:space="preserve"> zpracovat. Tyto možnosti nejsou momentálně využity a budou aplikovány až při dalším rozvoji zařízení.</w:t>
      </w:r>
    </w:p>
    <w:p w14:paraId="7DD5D4CB" w14:textId="77777777" w:rsidR="002D0581" w:rsidRDefault="002610BC" w:rsidP="00A245DC">
      <w:pPr>
        <w:spacing w:after="100" w:afterAutospacing="1" w:line="360" w:lineRule="auto"/>
        <w:jc w:val="center"/>
      </w:pPr>
      <w:r>
        <w:pict w14:anchorId="7DD5D4ED">
          <v:shape id="_x0000_i1026" type="#_x0000_t75" style="width:336.4pt;height:295.5pt">
            <v:imagedata r:id="rId19" o:title="akvaduino_board"/>
          </v:shape>
        </w:pict>
      </w:r>
    </w:p>
    <w:p w14:paraId="6ED6918E" w14:textId="73EBA453" w:rsidR="003B1E42" w:rsidRDefault="003B1E42" w:rsidP="00A245DC">
      <w:pPr>
        <w:spacing w:after="100" w:afterAutospacing="1" w:line="360" w:lineRule="auto"/>
        <w:jc w:val="center"/>
      </w:pPr>
      <w:r>
        <w:rPr>
          <w:i/>
        </w:rPr>
        <w:t>Layout výkonové desky</w:t>
      </w:r>
    </w:p>
    <w:p w14:paraId="7DD5D4D0" w14:textId="23B904F5" w:rsidR="009571A2" w:rsidRDefault="00EF7424" w:rsidP="001834E7">
      <w:pPr>
        <w:pStyle w:val="Nadpis2"/>
        <w:numPr>
          <w:ilvl w:val="1"/>
          <w:numId w:val="15"/>
        </w:numPr>
        <w:spacing w:before="0" w:after="100" w:afterAutospacing="1" w:line="360" w:lineRule="auto"/>
        <w:rPr>
          <w:sz w:val="28"/>
        </w:rPr>
      </w:pPr>
      <w:bookmarkStart w:id="225" w:name="_Toc439677875"/>
      <w:r w:rsidRPr="003F0A81">
        <w:rPr>
          <w:sz w:val="28"/>
        </w:rPr>
        <w:lastRenderedPageBreak/>
        <w:t>SCHÉMA ZAPOJENÍ</w:t>
      </w:r>
      <w:bookmarkEnd w:id="225"/>
      <w:r w:rsidR="009571A2" w:rsidRPr="003F0A81">
        <w:rPr>
          <w:sz w:val="28"/>
        </w:rPr>
        <w:t xml:space="preserve"> </w:t>
      </w:r>
    </w:p>
    <w:p w14:paraId="7DD5D4D1" w14:textId="7E7BB06E" w:rsidR="002D0581" w:rsidRDefault="002610BC" w:rsidP="00A245DC">
      <w:pPr>
        <w:spacing w:after="100" w:afterAutospacing="1" w:line="360" w:lineRule="auto"/>
        <w:jc w:val="center"/>
      </w:pPr>
      <w:r>
        <w:pict w14:anchorId="7DD5D4EE">
          <v:shape id="_x0000_i1027" type="#_x0000_t75" style="width:453.9pt;height:614.6pt">
            <v:imagedata r:id="rId20" o:title="akvaduino_schem" grayscale="t"/>
          </v:shape>
        </w:pict>
      </w:r>
    </w:p>
    <w:p w14:paraId="06978952" w14:textId="43C99C20" w:rsidR="00776750" w:rsidRPr="002D0581" w:rsidRDefault="00776750" w:rsidP="00A245DC">
      <w:pPr>
        <w:spacing w:after="100" w:afterAutospacing="1" w:line="360" w:lineRule="auto"/>
        <w:jc w:val="center"/>
      </w:pPr>
      <w:r>
        <w:rPr>
          <w:i/>
        </w:rPr>
        <w:t>Schéma zapojení celého zařízení</w:t>
      </w:r>
    </w:p>
    <w:p w14:paraId="7DD5D4D2" w14:textId="3248A4E9" w:rsidR="009571A2" w:rsidRDefault="009571A2" w:rsidP="001834E7">
      <w:pPr>
        <w:pStyle w:val="Nadpis2"/>
        <w:numPr>
          <w:ilvl w:val="1"/>
          <w:numId w:val="15"/>
        </w:numPr>
        <w:spacing w:before="0" w:after="100" w:afterAutospacing="1" w:line="360" w:lineRule="auto"/>
        <w:rPr>
          <w:sz w:val="28"/>
        </w:rPr>
      </w:pPr>
      <w:bookmarkStart w:id="226" w:name="_Toc439677876"/>
      <w:r w:rsidRPr="003F0A81">
        <w:rPr>
          <w:sz w:val="28"/>
        </w:rPr>
        <w:lastRenderedPageBreak/>
        <w:t>PROGRAMOVÁNÍ</w:t>
      </w:r>
      <w:bookmarkEnd w:id="226"/>
    </w:p>
    <w:p w14:paraId="64FDA30D" w14:textId="38A5D6C7" w:rsidR="00BA4451" w:rsidRDefault="00BA4451" w:rsidP="001834E7">
      <w:pPr>
        <w:pStyle w:val="Nadpis3"/>
        <w:numPr>
          <w:ilvl w:val="2"/>
          <w:numId w:val="18"/>
        </w:numPr>
        <w:spacing w:before="0" w:after="100" w:afterAutospacing="1" w:line="360" w:lineRule="auto"/>
      </w:pPr>
      <w:bookmarkStart w:id="227" w:name="_Toc439677877"/>
      <w:r>
        <w:t>SÉRIOVÁ KOMUNIKACE</w:t>
      </w:r>
      <w:bookmarkEnd w:id="227"/>
    </w:p>
    <w:p w14:paraId="418A7CF4" w14:textId="35C1ADD6" w:rsidR="00BA4451" w:rsidRPr="00C302C5" w:rsidRDefault="00BA4451" w:rsidP="00BB2E91">
      <w:pPr>
        <w:spacing w:after="100" w:afterAutospacing="1" w:line="360" w:lineRule="auto"/>
        <w:ind w:firstLine="708"/>
        <w:jc w:val="both"/>
        <w:rPr>
          <w:sz w:val="24"/>
        </w:rPr>
      </w:pPr>
      <w:r w:rsidRPr="00C302C5">
        <w:rPr>
          <w:sz w:val="24"/>
        </w:rPr>
        <w:t>Sériová komunikace</w:t>
      </w:r>
      <w:ins w:id="228" w:author="brejcmic" w:date="2016-01-04T10:58:00Z">
        <w:r w:rsidR="00362442">
          <w:rPr>
            <w:sz w:val="24"/>
          </w:rPr>
          <w:t xml:space="preserve"> RS232/</w:t>
        </w:r>
      </w:ins>
      <w:ins w:id="229" w:author="brejcmic" w:date="2016-01-04T10:59:00Z">
        <w:r w:rsidR="00362442">
          <w:rPr>
            <w:sz w:val="24"/>
          </w:rPr>
          <w:t> </w:t>
        </w:r>
      </w:ins>
      <w:ins w:id="230" w:author="brejcmic" w:date="2016-01-04T10:58:00Z">
        <w:r w:rsidR="00362442">
          <w:rPr>
            <w:sz w:val="24"/>
          </w:rPr>
          <w:t>USB</w:t>
        </w:r>
      </w:ins>
      <w:r w:rsidRPr="00C302C5">
        <w:rPr>
          <w:sz w:val="24"/>
        </w:rPr>
        <w:t xml:space="preserve"> je základní prostředek jak z PC komunikovat s Arduinem. Dá se </w:t>
      </w:r>
      <w:ins w:id="231" w:author="brejcmic" w:date="2016-01-04T10:59:00Z">
        <w:r w:rsidR="00362442">
          <w:rPr>
            <w:sz w:val="24"/>
          </w:rPr>
          <w:t>vy</w:t>
        </w:r>
      </w:ins>
      <w:del w:id="232" w:author="brejcmic" w:date="2016-01-04T10:59:00Z">
        <w:r w:rsidRPr="00C302C5" w:rsidDel="00362442">
          <w:rPr>
            <w:sz w:val="24"/>
          </w:rPr>
          <w:delText>po</w:delText>
        </w:r>
      </w:del>
      <w:r w:rsidRPr="00C302C5">
        <w:rPr>
          <w:sz w:val="24"/>
        </w:rPr>
        <w:t>užít</w:t>
      </w:r>
      <w:del w:id="233" w:author="brejcmic" w:date="2016-01-04T10:59:00Z">
        <w:r w:rsidRPr="00C302C5" w:rsidDel="00362442">
          <w:rPr>
            <w:sz w:val="24"/>
          </w:rPr>
          <w:delText xml:space="preserve"> ale</w:delText>
        </w:r>
      </w:del>
      <w:r w:rsidRPr="00C302C5">
        <w:rPr>
          <w:sz w:val="24"/>
        </w:rPr>
        <w:t xml:space="preserve"> i k jiným věcem, než je</w:t>
      </w:r>
      <w:ins w:id="234" w:author="brejcmic" w:date="2016-01-04T10:59:00Z">
        <w:r w:rsidR="00362442">
          <w:rPr>
            <w:sz w:val="24"/>
          </w:rPr>
          <w:t xml:space="preserve"> jen</w:t>
        </w:r>
      </w:ins>
      <w:r w:rsidRPr="00C302C5">
        <w:rPr>
          <w:sz w:val="24"/>
        </w:rPr>
        <w:t xml:space="preserve"> programování</w:t>
      </w:r>
      <w:r w:rsidR="0097726C">
        <w:rPr>
          <w:sz w:val="24"/>
        </w:rPr>
        <w:t>, a</w:t>
      </w:r>
      <w:r w:rsidRPr="00C302C5">
        <w:rPr>
          <w:sz w:val="24"/>
        </w:rPr>
        <w:t xml:space="preserve"> to například ke čtení hodnot </w:t>
      </w:r>
      <w:del w:id="235" w:author="brejcmic" w:date="2016-01-04T10:59:00Z">
        <w:r w:rsidRPr="00C302C5" w:rsidDel="00362442">
          <w:rPr>
            <w:sz w:val="24"/>
          </w:rPr>
          <w:delText>z</w:delText>
        </w:r>
      </w:del>
      <w:ins w:id="236" w:author="brejcmic" w:date="2016-01-04T10:59:00Z">
        <w:r w:rsidR="00362442">
          <w:rPr>
            <w:sz w:val="24"/>
          </w:rPr>
          <w:t>proměnných (</w:t>
        </w:r>
      </w:ins>
      <w:ins w:id="237" w:author="brejcmic" w:date="2016-01-04T11:00:00Z">
        <w:r w:rsidR="00362442">
          <w:rPr>
            <w:sz w:val="24"/>
          </w:rPr>
          <w:t>paměti</w:t>
        </w:r>
      </w:ins>
      <w:ins w:id="238" w:author="brejcmic" w:date="2016-01-04T10:59:00Z">
        <w:r w:rsidR="00362442">
          <w:rPr>
            <w:sz w:val="24"/>
          </w:rPr>
          <w:t>)</w:t>
        </w:r>
      </w:ins>
      <w:r w:rsidRPr="00C302C5">
        <w:rPr>
          <w:sz w:val="24"/>
        </w:rPr>
        <w:t xml:space="preserve"> Arduina, na kterém právě </w:t>
      </w:r>
      <w:del w:id="239" w:author="brejcmic" w:date="2016-01-04T11:00:00Z">
        <w:r w:rsidRPr="00C302C5" w:rsidDel="00362442">
          <w:rPr>
            <w:sz w:val="24"/>
          </w:rPr>
          <w:delText>nějaký program běží</w:delText>
        </w:r>
      </w:del>
      <w:ins w:id="240" w:author="brejcmic" w:date="2016-01-04T11:00:00Z">
        <w:r w:rsidR="00362442">
          <w:rPr>
            <w:sz w:val="24"/>
          </w:rPr>
          <w:t>běží určitý program</w:t>
        </w:r>
      </w:ins>
      <w:r w:rsidRPr="00C302C5">
        <w:rPr>
          <w:sz w:val="24"/>
        </w:rPr>
        <w:t>. Pomocí sériové linky se také dají posílat jednoduché textové příkazy. Ke zmíněnému čtení hodnot v textové podobě slouží Seri</w:t>
      </w:r>
      <w:r w:rsidR="0097726C">
        <w:rPr>
          <w:sz w:val="24"/>
        </w:rPr>
        <w:t>a</w:t>
      </w:r>
      <w:r w:rsidRPr="00C302C5">
        <w:rPr>
          <w:sz w:val="24"/>
        </w:rPr>
        <w:t xml:space="preserve">l monitor, který je součástí programovací prostředí ArduinoIDE. </w:t>
      </w:r>
    </w:p>
    <w:p w14:paraId="30950823" w14:textId="14506E1D" w:rsidR="00987267" w:rsidRDefault="00987267" w:rsidP="00A245DC">
      <w:pPr>
        <w:autoSpaceDE w:val="0"/>
        <w:autoSpaceDN w:val="0"/>
        <w:adjustRightInd w:val="0"/>
        <w:spacing w:after="100" w:afterAutospacing="1" w:line="360" w:lineRule="auto"/>
        <w:ind w:firstLine="709"/>
        <w:rPr>
          <w:sz w:val="24"/>
        </w:rPr>
      </w:pPr>
      <w:r w:rsidRPr="00C302C5">
        <w:rPr>
          <w:sz w:val="24"/>
        </w:rPr>
        <w:t>Příklad příkazů pro použití sériové komunikace:</w:t>
      </w: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25"/>
        <w:gridCol w:w="3281"/>
      </w:tblGrid>
      <w:tr w:rsidR="00F6599E" w:rsidRPr="00F6599E" w14:paraId="3E700D05" w14:textId="77777777" w:rsidTr="00F6599E">
        <w:trPr>
          <w:trHeight w:val="315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E5CB8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Příkaz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07C07B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Popis</w:t>
            </w:r>
          </w:p>
        </w:tc>
      </w:tr>
      <w:tr w:rsidR="00F6599E" w:rsidRPr="00F6599E" w14:paraId="0F6A2A90" w14:textId="77777777" w:rsidTr="00F6599E">
        <w:trPr>
          <w:trHeight w:val="300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0543A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Serial.begin(val)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9C25FC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zahájení komunikace</w:t>
            </w:r>
          </w:p>
        </w:tc>
      </w:tr>
      <w:tr w:rsidR="00F6599E" w:rsidRPr="00F6599E" w14:paraId="562BA7D9" w14:textId="77777777" w:rsidTr="00F6599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F8D02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Serial.print(text)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01767E" w14:textId="52B09A22" w:rsidR="00F6599E" w:rsidRPr="00F6599E" w:rsidRDefault="00362442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P</w:t>
            </w:r>
            <w:r w:rsidR="00F6599E"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osílá</w:t>
            </w:r>
            <w:ins w:id="241" w:author="brejcmic" w:date="2016-01-04T11:01:00Z">
              <w:r>
                <w:rPr>
                  <w:rFonts w:ascii="Calibri" w:eastAsia="Times New Roman" w:hAnsi="Calibri" w:cs="Times New Roman"/>
                  <w:color w:val="000000"/>
                  <w:sz w:val="20"/>
                  <w:lang w:eastAsia="cs-CZ"/>
                </w:rPr>
                <w:t xml:space="preserve"> ASCII</w:t>
              </w:r>
            </w:ins>
            <w:r w:rsidR="00F6599E"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 xml:space="preserve"> data na stejném řádku</w:t>
            </w:r>
          </w:p>
        </w:tc>
      </w:tr>
      <w:tr w:rsidR="00F6599E" w:rsidRPr="00F6599E" w14:paraId="00146A32" w14:textId="77777777" w:rsidTr="00F6599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31522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Serial.println(text)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DEA95F" w14:textId="518C3CC6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 xml:space="preserve">na konci </w:t>
            </w:r>
            <w:ins w:id="242" w:author="brejcmic" w:date="2016-01-04T11:01:00Z">
              <w:r w:rsidR="00421097">
                <w:rPr>
                  <w:rFonts w:ascii="Calibri" w:eastAsia="Times New Roman" w:hAnsi="Calibri" w:cs="Times New Roman"/>
                  <w:color w:val="000000"/>
                  <w:sz w:val="20"/>
                  <w:lang w:eastAsia="cs-CZ"/>
                </w:rPr>
                <w:t xml:space="preserve">ASCII </w:t>
              </w:r>
            </w:ins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dat zalomí řádku</w:t>
            </w:r>
          </w:p>
        </w:tc>
      </w:tr>
      <w:tr w:rsidR="00F6599E" w:rsidRPr="00F6599E" w14:paraId="46DC4390" w14:textId="77777777" w:rsidTr="00F6599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ABAFC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Serial.avaiable()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241F94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vrací počet bytů dostupných v bufferu</w:t>
            </w:r>
          </w:p>
        </w:tc>
      </w:tr>
      <w:tr w:rsidR="00F6599E" w:rsidRPr="00F6599E" w14:paraId="5E7F5591" w14:textId="77777777" w:rsidTr="00F6599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8BA24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Serial.read()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A9ADDA" w14:textId="5055ACB8" w:rsidR="00F6599E" w:rsidRPr="00F6599E" w:rsidRDefault="00F6599E" w:rsidP="0097726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vezm</w:t>
            </w:r>
            <w:r w:rsidR="0097726C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e</w:t>
            </w: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 xml:space="preserve"> první byt</w:t>
            </w:r>
            <w:ins w:id="243" w:author="brejcmic" w:date="2016-01-04T11:01:00Z">
              <w:r w:rsidR="00421097">
                <w:rPr>
                  <w:rFonts w:ascii="Calibri" w:eastAsia="Times New Roman" w:hAnsi="Calibri" w:cs="Times New Roman"/>
                  <w:color w:val="000000"/>
                  <w:sz w:val="20"/>
                  <w:lang w:eastAsia="cs-CZ"/>
                </w:rPr>
                <w:t>e</w:t>
              </w:r>
            </w:ins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 xml:space="preserve"> z bufferu a přečte ho</w:t>
            </w:r>
          </w:p>
        </w:tc>
      </w:tr>
      <w:tr w:rsidR="00F6599E" w:rsidRPr="00F6599E" w14:paraId="28DCB2DD" w14:textId="77777777" w:rsidTr="00F6599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27F8E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Serial.end()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E4494C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ukončí komunikaci</w:t>
            </w:r>
          </w:p>
        </w:tc>
      </w:tr>
    </w:tbl>
    <w:p w14:paraId="285D6FCE" w14:textId="77777777" w:rsidR="001834E7" w:rsidRPr="001834E7" w:rsidRDefault="001834E7" w:rsidP="001834E7">
      <w:pPr>
        <w:pStyle w:val="Odstavecseseznamem"/>
        <w:keepNext/>
        <w:keepLines/>
        <w:numPr>
          <w:ilvl w:val="0"/>
          <w:numId w:val="17"/>
        </w:numPr>
        <w:spacing w:after="100" w:afterAutospacing="1" w:line="360" w:lineRule="auto"/>
        <w:contextualSpacing w:val="0"/>
        <w:outlineLvl w:val="2"/>
        <w:rPr>
          <w:rFonts w:asciiTheme="majorHAnsi" w:eastAsiaTheme="majorEastAsia" w:hAnsiTheme="majorHAnsi" w:cstheme="majorBidi"/>
          <w:vanish/>
          <w:color w:val="1F4D78" w:themeColor="accent1" w:themeShade="7F"/>
          <w:sz w:val="24"/>
          <w:szCs w:val="24"/>
        </w:rPr>
      </w:pPr>
      <w:bookmarkStart w:id="244" w:name="_Toc439616270"/>
      <w:bookmarkStart w:id="245" w:name="_Toc439616438"/>
      <w:bookmarkStart w:id="246" w:name="_Toc439677878"/>
      <w:bookmarkEnd w:id="244"/>
      <w:bookmarkEnd w:id="245"/>
      <w:bookmarkEnd w:id="246"/>
    </w:p>
    <w:p w14:paraId="72911592" w14:textId="77777777" w:rsidR="001834E7" w:rsidRPr="001834E7" w:rsidRDefault="001834E7" w:rsidP="001834E7">
      <w:pPr>
        <w:pStyle w:val="Odstavecseseznamem"/>
        <w:keepNext/>
        <w:keepLines/>
        <w:numPr>
          <w:ilvl w:val="1"/>
          <w:numId w:val="17"/>
        </w:numPr>
        <w:spacing w:after="100" w:afterAutospacing="1" w:line="360" w:lineRule="auto"/>
        <w:contextualSpacing w:val="0"/>
        <w:outlineLvl w:val="2"/>
        <w:rPr>
          <w:rFonts w:asciiTheme="majorHAnsi" w:eastAsiaTheme="majorEastAsia" w:hAnsiTheme="majorHAnsi" w:cstheme="majorBidi"/>
          <w:vanish/>
          <w:color w:val="1F4D78" w:themeColor="accent1" w:themeShade="7F"/>
          <w:sz w:val="24"/>
          <w:szCs w:val="24"/>
        </w:rPr>
      </w:pPr>
      <w:bookmarkStart w:id="247" w:name="_Toc439616271"/>
      <w:bookmarkStart w:id="248" w:name="_Toc439616439"/>
      <w:bookmarkStart w:id="249" w:name="_Toc439677879"/>
      <w:bookmarkEnd w:id="247"/>
      <w:bookmarkEnd w:id="248"/>
      <w:bookmarkEnd w:id="249"/>
    </w:p>
    <w:p w14:paraId="5F645856" w14:textId="77777777" w:rsidR="001834E7" w:rsidRPr="001834E7" w:rsidRDefault="001834E7" w:rsidP="001834E7">
      <w:pPr>
        <w:pStyle w:val="Odstavecseseznamem"/>
        <w:keepNext/>
        <w:keepLines/>
        <w:numPr>
          <w:ilvl w:val="1"/>
          <w:numId w:val="17"/>
        </w:numPr>
        <w:spacing w:after="100" w:afterAutospacing="1" w:line="360" w:lineRule="auto"/>
        <w:contextualSpacing w:val="0"/>
        <w:outlineLvl w:val="2"/>
        <w:rPr>
          <w:rFonts w:asciiTheme="majorHAnsi" w:eastAsiaTheme="majorEastAsia" w:hAnsiTheme="majorHAnsi" w:cstheme="majorBidi"/>
          <w:vanish/>
          <w:color w:val="1F4D78" w:themeColor="accent1" w:themeShade="7F"/>
          <w:sz w:val="24"/>
          <w:szCs w:val="24"/>
        </w:rPr>
      </w:pPr>
      <w:bookmarkStart w:id="250" w:name="_Toc439616272"/>
      <w:bookmarkStart w:id="251" w:name="_Toc439616440"/>
      <w:bookmarkStart w:id="252" w:name="_Toc439677880"/>
      <w:bookmarkEnd w:id="250"/>
      <w:bookmarkEnd w:id="251"/>
      <w:bookmarkEnd w:id="252"/>
    </w:p>
    <w:p w14:paraId="6D549D74" w14:textId="77777777" w:rsidR="001834E7" w:rsidRPr="001834E7" w:rsidRDefault="001834E7" w:rsidP="001834E7">
      <w:pPr>
        <w:pStyle w:val="Odstavecseseznamem"/>
        <w:keepNext/>
        <w:keepLines/>
        <w:numPr>
          <w:ilvl w:val="1"/>
          <w:numId w:val="17"/>
        </w:numPr>
        <w:spacing w:after="100" w:afterAutospacing="1" w:line="360" w:lineRule="auto"/>
        <w:contextualSpacing w:val="0"/>
        <w:outlineLvl w:val="2"/>
        <w:rPr>
          <w:rFonts w:asciiTheme="majorHAnsi" w:eastAsiaTheme="majorEastAsia" w:hAnsiTheme="majorHAnsi" w:cstheme="majorBidi"/>
          <w:vanish/>
          <w:color w:val="1F4D78" w:themeColor="accent1" w:themeShade="7F"/>
          <w:sz w:val="24"/>
          <w:szCs w:val="24"/>
        </w:rPr>
      </w:pPr>
      <w:bookmarkStart w:id="253" w:name="_Toc439616273"/>
      <w:bookmarkStart w:id="254" w:name="_Toc439616441"/>
      <w:bookmarkStart w:id="255" w:name="_Toc439677881"/>
      <w:bookmarkEnd w:id="253"/>
      <w:bookmarkEnd w:id="254"/>
      <w:bookmarkEnd w:id="255"/>
    </w:p>
    <w:p w14:paraId="6AABB944" w14:textId="77777777" w:rsidR="001834E7" w:rsidRPr="001834E7" w:rsidRDefault="001834E7" w:rsidP="001834E7">
      <w:pPr>
        <w:pStyle w:val="Odstavecseseznamem"/>
        <w:keepNext/>
        <w:keepLines/>
        <w:numPr>
          <w:ilvl w:val="1"/>
          <w:numId w:val="17"/>
        </w:numPr>
        <w:spacing w:after="100" w:afterAutospacing="1" w:line="360" w:lineRule="auto"/>
        <w:contextualSpacing w:val="0"/>
        <w:outlineLvl w:val="2"/>
        <w:rPr>
          <w:rFonts w:asciiTheme="majorHAnsi" w:eastAsiaTheme="majorEastAsia" w:hAnsiTheme="majorHAnsi" w:cstheme="majorBidi"/>
          <w:vanish/>
          <w:color w:val="1F4D78" w:themeColor="accent1" w:themeShade="7F"/>
          <w:sz w:val="24"/>
          <w:szCs w:val="24"/>
        </w:rPr>
      </w:pPr>
      <w:bookmarkStart w:id="256" w:name="_Toc439616274"/>
      <w:bookmarkStart w:id="257" w:name="_Toc439616442"/>
      <w:bookmarkStart w:id="258" w:name="_Toc439677882"/>
      <w:bookmarkEnd w:id="256"/>
      <w:bookmarkEnd w:id="257"/>
      <w:bookmarkEnd w:id="258"/>
    </w:p>
    <w:p w14:paraId="7DD5D4D3" w14:textId="62296F9D" w:rsidR="005C2F08" w:rsidRDefault="00B130EB" w:rsidP="001834E7">
      <w:pPr>
        <w:pStyle w:val="Nadpis3"/>
        <w:numPr>
          <w:ilvl w:val="2"/>
          <w:numId w:val="17"/>
        </w:numPr>
        <w:spacing w:before="0" w:after="100" w:afterAutospacing="1" w:line="360" w:lineRule="auto"/>
      </w:pPr>
      <w:bookmarkStart w:id="259" w:name="_Toc439677883"/>
      <w:r>
        <w:t>I2C</w:t>
      </w:r>
      <w:bookmarkEnd w:id="259"/>
    </w:p>
    <w:p w14:paraId="6F28B851" w14:textId="11BDD375" w:rsidR="00165C10" w:rsidRPr="00C302C5" w:rsidRDefault="00165C10" w:rsidP="00BB2E91">
      <w:pPr>
        <w:autoSpaceDE w:val="0"/>
        <w:autoSpaceDN w:val="0"/>
        <w:adjustRightInd w:val="0"/>
        <w:spacing w:after="100" w:afterAutospacing="1" w:line="360" w:lineRule="auto"/>
        <w:ind w:firstLine="708"/>
        <w:jc w:val="both"/>
        <w:rPr>
          <w:sz w:val="24"/>
        </w:rPr>
      </w:pPr>
      <w:r>
        <w:t>I</w:t>
      </w:r>
      <w:r w:rsidRPr="00C302C5">
        <w:rPr>
          <w:sz w:val="24"/>
        </w:rPr>
        <w:t xml:space="preserve">2C </w:t>
      </w:r>
      <w:r w:rsidR="0097726C">
        <w:rPr>
          <w:sz w:val="24"/>
        </w:rPr>
        <w:t xml:space="preserve">je </w:t>
      </w:r>
      <w:r w:rsidRPr="00C302C5">
        <w:rPr>
          <w:sz w:val="24"/>
        </w:rPr>
        <w:t xml:space="preserve">multi-masterová počítačová sériová sběrnice, která je používána k připojování nízkorychlostních periferií k základní desce a která umožňuje </w:t>
      </w:r>
      <w:del w:id="260" w:author="brejcmic" w:date="2016-01-04T11:03:00Z">
        <w:r w:rsidRPr="00C302C5" w:rsidDel="00421097">
          <w:rPr>
            <w:sz w:val="24"/>
          </w:rPr>
          <w:delText>mít na</w:delText>
        </w:r>
      </w:del>
      <w:ins w:id="261" w:author="brejcmic" w:date="2016-01-04T11:03:00Z">
        <w:r w:rsidR="00421097">
          <w:rPr>
            <w:sz w:val="24"/>
          </w:rPr>
          <w:t>komunikovat po</w:t>
        </w:r>
      </w:ins>
      <w:r w:rsidRPr="00C302C5">
        <w:rPr>
          <w:sz w:val="24"/>
        </w:rPr>
        <w:t xml:space="preserve"> dvou vodičích</w:t>
      </w:r>
      <w:del w:id="262" w:author="brejcmic" w:date="2016-01-04T11:03:00Z">
        <w:r w:rsidRPr="00C302C5" w:rsidDel="00421097">
          <w:rPr>
            <w:sz w:val="24"/>
          </w:rPr>
          <w:delText xml:space="preserve"> připojeno</w:delText>
        </w:r>
      </w:del>
      <w:r w:rsidRPr="00C302C5">
        <w:rPr>
          <w:sz w:val="24"/>
        </w:rPr>
        <w:t xml:space="preserve"> až </w:t>
      </w:r>
      <w:ins w:id="263" w:author="brejcmic" w:date="2016-01-04T11:03:00Z">
        <w:r w:rsidR="00421097">
          <w:rPr>
            <w:sz w:val="24"/>
          </w:rPr>
          <w:t xml:space="preserve">se </w:t>
        </w:r>
      </w:ins>
      <w:r w:rsidRPr="00C302C5">
        <w:rPr>
          <w:sz w:val="24"/>
        </w:rPr>
        <w:t>128 zařízení</w:t>
      </w:r>
      <w:ins w:id="264" w:author="brejcmic" w:date="2016-01-04T11:03:00Z">
        <w:r w:rsidR="00421097">
          <w:rPr>
            <w:sz w:val="24"/>
          </w:rPr>
          <w:t>mi</w:t>
        </w:r>
      </w:ins>
      <w:r w:rsidRPr="00C302C5">
        <w:rPr>
          <w:sz w:val="24"/>
        </w:rPr>
        <w:t>. Jeden vodič je pro udávání taktu (SCL – clock line), druhý pro data (SDA – data li</w:t>
      </w:r>
      <w:r w:rsidR="0097726C">
        <w:rPr>
          <w:sz w:val="24"/>
        </w:rPr>
        <w:t>ne) a každé zařízení má svoji 7</w:t>
      </w:r>
      <w:r w:rsidRPr="00C302C5">
        <w:rPr>
          <w:sz w:val="24"/>
        </w:rPr>
        <w:t>bitovou adresu. U tohoto typu komunikace je vždy jedno zařízení řídící (master) a ostatní jsou řízena (slave).</w:t>
      </w:r>
      <w:r w:rsidR="00C302C5">
        <w:rPr>
          <w:sz w:val="24"/>
        </w:rPr>
        <w:t xml:space="preserve"> Pro komunikaci je třeba implementovat </w:t>
      </w:r>
      <w:r w:rsidR="00C302C5" w:rsidRPr="0097726C">
        <w:rPr>
          <w:sz w:val="24"/>
          <w:szCs w:val="24"/>
        </w:rPr>
        <w:t xml:space="preserve">knihovnu </w:t>
      </w:r>
      <w:r w:rsidR="00C302C5" w:rsidRPr="0097726C">
        <w:rPr>
          <w:i/>
          <w:sz w:val="24"/>
          <w:szCs w:val="24"/>
        </w:rPr>
        <w:t>Wire.h</w:t>
      </w:r>
      <w:r w:rsidR="00C302C5" w:rsidRPr="0097726C">
        <w:rPr>
          <w:sz w:val="24"/>
          <w:szCs w:val="24"/>
        </w:rPr>
        <w:t>.</w:t>
      </w:r>
    </w:p>
    <w:p w14:paraId="700598C4" w14:textId="4A1FF088" w:rsidR="00F6599E" w:rsidRDefault="00E72674" w:rsidP="00A245DC">
      <w:pPr>
        <w:autoSpaceDE w:val="0"/>
        <w:autoSpaceDN w:val="0"/>
        <w:adjustRightInd w:val="0"/>
        <w:spacing w:after="100" w:afterAutospacing="1" w:line="360" w:lineRule="auto"/>
        <w:ind w:firstLine="709"/>
        <w:rPr>
          <w:sz w:val="24"/>
        </w:rPr>
      </w:pPr>
      <w:r w:rsidRPr="00C302C5">
        <w:rPr>
          <w:sz w:val="24"/>
        </w:rPr>
        <w:t>Příklad příkazů pro p</w:t>
      </w:r>
      <w:r w:rsidR="00987267" w:rsidRPr="00C302C5">
        <w:rPr>
          <w:sz w:val="24"/>
        </w:rPr>
        <w:t>o</w:t>
      </w:r>
      <w:r w:rsidRPr="00C302C5">
        <w:rPr>
          <w:sz w:val="24"/>
        </w:rPr>
        <w:t>užití</w:t>
      </w:r>
      <w:r w:rsidR="00165C10" w:rsidRPr="00C302C5">
        <w:rPr>
          <w:sz w:val="24"/>
        </w:rPr>
        <w:t xml:space="preserve"> I2C:</w:t>
      </w: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90"/>
        <w:gridCol w:w="1215"/>
        <w:gridCol w:w="3445"/>
      </w:tblGrid>
      <w:tr w:rsidR="00F6599E" w:rsidRPr="00F6599E" w14:paraId="6CD78BA8" w14:textId="77777777" w:rsidTr="00F6599E">
        <w:trPr>
          <w:trHeight w:val="315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7CD68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Příkaz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FC88C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Použití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EDA4C9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Popis</w:t>
            </w:r>
          </w:p>
        </w:tc>
      </w:tr>
      <w:tr w:rsidR="00F6599E" w:rsidRPr="00F6599E" w14:paraId="51FA3055" w14:textId="77777777" w:rsidTr="00F6599E">
        <w:trPr>
          <w:trHeight w:val="300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5A7AA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Wire.begin(adr)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DF381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master, slave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039866" w14:textId="5CD5A4DD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připojí</w:t>
            </w:r>
            <w:r w:rsidR="0097726C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 xml:space="preserve"> zařízení ke sb</w:t>
            </w: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ěrnici</w:t>
            </w:r>
          </w:p>
        </w:tc>
      </w:tr>
      <w:tr w:rsidR="00F6599E" w:rsidRPr="00F6599E" w14:paraId="5A8CCD10" w14:textId="77777777" w:rsidTr="00F6599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D1E53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Wire.beginTransmission(adr)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109C8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master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80F6E6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zahájí komunikaci se zařízením</w:t>
            </w:r>
          </w:p>
        </w:tc>
      </w:tr>
      <w:tr w:rsidR="00F6599E" w:rsidRPr="00F6599E" w14:paraId="7FAE4946" w14:textId="77777777" w:rsidTr="00F6599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3D426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Wire.endTransmission()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EA0E1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master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3EA0DE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ukončí komunikaci se zařízením</w:t>
            </w:r>
          </w:p>
        </w:tc>
      </w:tr>
      <w:tr w:rsidR="00F6599E" w:rsidRPr="00F6599E" w14:paraId="55DF96AA" w14:textId="77777777" w:rsidTr="00F6599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E0075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Wire.requestFrom(adr,p)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4766C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master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5FF8FC" w14:textId="0B22A59A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žádání maste</w:t>
            </w:r>
            <w:r w:rsidR="0097726C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r</w:t>
            </w: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 xml:space="preserve"> o data od slave</w:t>
            </w:r>
          </w:p>
        </w:tc>
      </w:tr>
      <w:tr w:rsidR="00F6599E" w:rsidRPr="00F6599E" w14:paraId="463C2C1B" w14:textId="77777777" w:rsidTr="00F6599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3DDA8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Wire.available()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B776F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master, slave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A1AB7A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vrací počet bytů čekajících na zpracování</w:t>
            </w:r>
          </w:p>
        </w:tc>
      </w:tr>
      <w:tr w:rsidR="00F6599E" w:rsidRPr="00F6599E" w14:paraId="00D0997D" w14:textId="77777777" w:rsidTr="00F6599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4D7E9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Wire.write(data,delka)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BBFCA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master, slave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49806C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odeslání informací po I2C</w:t>
            </w:r>
          </w:p>
        </w:tc>
      </w:tr>
      <w:tr w:rsidR="00F6599E" w:rsidRPr="00F6599E" w14:paraId="52EAE63B" w14:textId="77777777" w:rsidTr="00F6599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CF340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Wire.read()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CC9D9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master, slave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4868D7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sz w:val="20"/>
                <w:lang w:eastAsia="cs-CZ"/>
              </w:rPr>
              <w:t>čtení dat z I2C</w:t>
            </w:r>
          </w:p>
        </w:tc>
      </w:tr>
    </w:tbl>
    <w:p w14:paraId="7DD5D4D4" w14:textId="3EA6EC01" w:rsidR="005C2F08" w:rsidRDefault="00B130EB" w:rsidP="001834E7">
      <w:pPr>
        <w:pStyle w:val="Nadpis3"/>
        <w:numPr>
          <w:ilvl w:val="2"/>
          <w:numId w:val="17"/>
        </w:numPr>
        <w:spacing w:before="0" w:after="100" w:afterAutospacing="1" w:line="360" w:lineRule="auto"/>
      </w:pPr>
      <w:bookmarkStart w:id="265" w:name="_Toc439677884"/>
      <w:r>
        <w:lastRenderedPageBreak/>
        <w:t>RTC</w:t>
      </w:r>
      <w:bookmarkEnd w:id="265"/>
    </w:p>
    <w:p w14:paraId="45E6196C" w14:textId="37F4A05E" w:rsidR="00E72674" w:rsidRPr="00C302C5" w:rsidRDefault="00E72674" w:rsidP="00BB2E91">
      <w:pPr>
        <w:spacing w:after="100" w:afterAutospacing="1" w:line="360" w:lineRule="auto"/>
        <w:ind w:firstLine="708"/>
        <w:jc w:val="both"/>
        <w:rPr>
          <w:sz w:val="24"/>
        </w:rPr>
      </w:pPr>
      <w:r w:rsidRPr="00C302C5">
        <w:rPr>
          <w:sz w:val="24"/>
        </w:rPr>
        <w:t>Real Time Clock (RTC), česky hodiny reálného času, jsou počítačové hodiny (většinou ve formě integrovaného obvodu), které udržují údaj o aktuálním čase. Výhodou toho zařízení je jeho malá spotřeba</w:t>
      </w:r>
      <w:r w:rsidR="0097726C">
        <w:rPr>
          <w:sz w:val="24"/>
        </w:rPr>
        <w:t>,</w:t>
      </w:r>
      <w:r w:rsidRPr="00C302C5">
        <w:rPr>
          <w:sz w:val="24"/>
        </w:rPr>
        <w:t xml:space="preserve"> a tedy možnost napájení z baterie. Ulehčuje procesoru počítání času a díky napájení z baterie běží i při </w:t>
      </w:r>
      <w:r w:rsidR="001F6C8D">
        <w:rPr>
          <w:sz w:val="24"/>
        </w:rPr>
        <w:t>přerušení</w:t>
      </w:r>
      <w:r w:rsidRPr="00C302C5">
        <w:rPr>
          <w:sz w:val="24"/>
        </w:rPr>
        <w:t xml:space="preserve"> </w:t>
      </w:r>
      <w:r w:rsidR="001F6C8D">
        <w:rPr>
          <w:sz w:val="24"/>
        </w:rPr>
        <w:t>napájení</w:t>
      </w:r>
      <w:r w:rsidRPr="00C302C5">
        <w:rPr>
          <w:sz w:val="24"/>
        </w:rPr>
        <w:t>.</w:t>
      </w:r>
    </w:p>
    <w:p w14:paraId="5475FC03" w14:textId="2B723EB4" w:rsidR="00963392" w:rsidRPr="00C302C5" w:rsidRDefault="00E72674" w:rsidP="00BB2E91">
      <w:pPr>
        <w:spacing w:after="100" w:afterAutospacing="1" w:line="360" w:lineRule="auto"/>
        <w:ind w:firstLine="708"/>
        <w:jc w:val="both"/>
        <w:rPr>
          <w:sz w:val="24"/>
        </w:rPr>
      </w:pPr>
      <w:r w:rsidRPr="00C302C5">
        <w:rPr>
          <w:sz w:val="24"/>
        </w:rPr>
        <w:t>V tomto případě je použit RTC modul s označením DS3231.</w:t>
      </w:r>
      <w:r w:rsidR="00BA4451" w:rsidRPr="00C302C5">
        <w:rPr>
          <w:sz w:val="24"/>
        </w:rPr>
        <w:t xml:space="preserve"> Jeho přesnost </w:t>
      </w:r>
      <w:r w:rsidR="001F6C8D">
        <w:rPr>
          <w:sz w:val="24"/>
        </w:rPr>
        <w:t xml:space="preserve">je zajišťována </w:t>
      </w:r>
      <w:r w:rsidR="00BA4451" w:rsidRPr="00C302C5">
        <w:rPr>
          <w:sz w:val="24"/>
        </w:rPr>
        <w:t>vnitřní</w:t>
      </w:r>
      <w:r w:rsidR="001F6C8D">
        <w:rPr>
          <w:sz w:val="24"/>
        </w:rPr>
        <w:t>m</w:t>
      </w:r>
      <w:r w:rsidR="00BA4451" w:rsidRPr="00C302C5">
        <w:rPr>
          <w:sz w:val="24"/>
        </w:rPr>
        <w:t xml:space="preserve"> oscilátor</w:t>
      </w:r>
      <w:r w:rsidR="001F6C8D">
        <w:rPr>
          <w:sz w:val="24"/>
        </w:rPr>
        <w:t>em</w:t>
      </w:r>
      <w:r w:rsidR="00BA4451" w:rsidRPr="00C302C5">
        <w:rPr>
          <w:sz w:val="24"/>
        </w:rPr>
        <w:t xml:space="preserve">, který </w:t>
      </w:r>
      <w:r w:rsidR="001F6C8D">
        <w:rPr>
          <w:sz w:val="24"/>
        </w:rPr>
        <w:t>není ovlivňován</w:t>
      </w:r>
      <w:r w:rsidR="00BA4451" w:rsidRPr="00C302C5">
        <w:rPr>
          <w:sz w:val="24"/>
        </w:rPr>
        <w:t xml:space="preserve"> vnější</w:t>
      </w:r>
      <w:r w:rsidR="001F6C8D">
        <w:rPr>
          <w:sz w:val="24"/>
        </w:rPr>
        <w:t>mi</w:t>
      </w:r>
      <w:r w:rsidR="00BA4451" w:rsidRPr="00C302C5">
        <w:rPr>
          <w:sz w:val="24"/>
        </w:rPr>
        <w:t xml:space="preserve"> </w:t>
      </w:r>
      <w:r w:rsidR="00987267" w:rsidRPr="00C302C5">
        <w:rPr>
          <w:sz w:val="24"/>
        </w:rPr>
        <w:t>faktory, a jeho</w:t>
      </w:r>
      <w:r w:rsidR="00BA4451" w:rsidRPr="00C302C5">
        <w:rPr>
          <w:sz w:val="24"/>
        </w:rPr>
        <w:t xml:space="preserve"> odchylka se pohybuje v řádu jednotek minut za rok. Modul je připojen pomocí již zmíněné </w:t>
      </w:r>
      <w:r w:rsidR="001F6C8D">
        <w:rPr>
          <w:sz w:val="24"/>
        </w:rPr>
        <w:t>sběrnice I2C</w:t>
      </w:r>
      <w:r w:rsidR="00BA4451" w:rsidRPr="00C302C5">
        <w:rPr>
          <w:sz w:val="24"/>
        </w:rPr>
        <w:t>.</w:t>
      </w:r>
      <w:r w:rsidR="001F6C8D">
        <w:rPr>
          <w:sz w:val="24"/>
        </w:rPr>
        <w:t xml:space="preserve"> </w:t>
      </w:r>
      <w:r w:rsidR="00963392" w:rsidRPr="00C302C5">
        <w:rPr>
          <w:sz w:val="24"/>
        </w:rPr>
        <w:t>Zdrojový kód pro práci s tímto modulem je komplikovanější</w:t>
      </w:r>
      <w:r w:rsidR="001F6C8D">
        <w:rPr>
          <w:sz w:val="24"/>
        </w:rPr>
        <w:t>,</w:t>
      </w:r>
      <w:r w:rsidR="00963392" w:rsidRPr="00C302C5">
        <w:rPr>
          <w:sz w:val="24"/>
        </w:rPr>
        <w:t xml:space="preserve"> a nelze tedy</w:t>
      </w:r>
      <w:r w:rsidR="001F6C8D">
        <w:rPr>
          <w:sz w:val="24"/>
        </w:rPr>
        <w:t xml:space="preserve"> pouze vytknou příklad příkazů.</w:t>
      </w:r>
    </w:p>
    <w:p w14:paraId="7DD5D4D6" w14:textId="6E41E022" w:rsidR="005C2F08" w:rsidRDefault="00165C10" w:rsidP="001834E7">
      <w:pPr>
        <w:pStyle w:val="Nadpis3"/>
        <w:numPr>
          <w:ilvl w:val="2"/>
          <w:numId w:val="17"/>
        </w:numPr>
        <w:spacing w:before="0" w:after="100" w:afterAutospacing="1" w:line="360" w:lineRule="auto"/>
      </w:pPr>
      <w:bookmarkStart w:id="266" w:name="_Toc439677885"/>
      <w:r>
        <w:t>EEPROM</w:t>
      </w:r>
      <w:bookmarkEnd w:id="266"/>
    </w:p>
    <w:p w14:paraId="38D68686" w14:textId="711134D9" w:rsidR="00C302C5" w:rsidRPr="001F6C8D" w:rsidRDefault="00963392" w:rsidP="00A245DC">
      <w:pPr>
        <w:spacing w:after="100" w:afterAutospacing="1" w:line="360" w:lineRule="auto"/>
        <w:jc w:val="both"/>
        <w:rPr>
          <w:sz w:val="24"/>
          <w:szCs w:val="24"/>
        </w:rPr>
      </w:pPr>
      <w:r w:rsidRPr="00C302C5">
        <w:rPr>
          <w:sz w:val="24"/>
        </w:rPr>
        <w:tab/>
        <w:t>EEPROM</w:t>
      </w:r>
      <w:r w:rsidR="00C302C5" w:rsidRPr="00C302C5">
        <w:rPr>
          <w:sz w:val="24"/>
        </w:rPr>
        <w:t xml:space="preserve"> (Electrically Erasable Programmable Read-Only Memory) je </w:t>
      </w:r>
      <w:r w:rsidRPr="00C302C5">
        <w:rPr>
          <w:sz w:val="24"/>
        </w:rPr>
        <w:t xml:space="preserve">paměť, která uchová uložené hodnoty i v případě vypnutí nebo restartování zařízení. </w:t>
      </w:r>
      <w:r w:rsidR="00C302C5" w:rsidRPr="00C302C5">
        <w:rPr>
          <w:sz w:val="24"/>
        </w:rPr>
        <w:t>Tato paměť se využívá především u zařízení, kde nedochází často k přepisům paměti. Velikost této paměti u použité desky Arduino UNO je 1</w:t>
      </w:r>
      <w:r w:rsidR="001F6C8D">
        <w:rPr>
          <w:sz w:val="24"/>
        </w:rPr>
        <w:t xml:space="preserve"> </w:t>
      </w:r>
      <w:r w:rsidR="00C302C5" w:rsidRPr="00C302C5">
        <w:rPr>
          <w:sz w:val="24"/>
        </w:rPr>
        <w:t xml:space="preserve">kB. Za zmínku také stojí </w:t>
      </w:r>
      <w:r w:rsidR="001F6C8D">
        <w:rPr>
          <w:sz w:val="24"/>
        </w:rPr>
        <w:t>z</w:t>
      </w:r>
      <w:r w:rsidR="00C302C5" w:rsidRPr="00C302C5">
        <w:rPr>
          <w:sz w:val="24"/>
        </w:rPr>
        <w:t>ajímavost, že u pamětí EEPROM se uvádí životnost 100 000 cyklů.</w:t>
      </w:r>
      <w:r w:rsidR="00BA1464">
        <w:rPr>
          <w:sz w:val="24"/>
        </w:rPr>
        <w:t xml:space="preserve"> Pro použití je třeba implementovat knihovnu </w:t>
      </w:r>
      <w:proofErr w:type="gramStart"/>
      <w:r w:rsidR="00BA1464" w:rsidRPr="001F6C8D">
        <w:rPr>
          <w:i/>
          <w:sz w:val="24"/>
          <w:szCs w:val="24"/>
        </w:rPr>
        <w:t>EEPROM</w:t>
      </w:r>
      <w:proofErr w:type="gramEnd"/>
      <w:r w:rsidR="00BA1464" w:rsidRPr="001F6C8D">
        <w:rPr>
          <w:i/>
          <w:sz w:val="24"/>
          <w:szCs w:val="24"/>
        </w:rPr>
        <w:t>.</w:t>
      </w:r>
      <w:proofErr w:type="gramStart"/>
      <w:r w:rsidR="00BA1464" w:rsidRPr="001F6C8D">
        <w:rPr>
          <w:i/>
          <w:sz w:val="24"/>
          <w:szCs w:val="24"/>
        </w:rPr>
        <w:t>h</w:t>
      </w:r>
      <w:r w:rsidR="00BA1464" w:rsidRPr="001F6C8D">
        <w:rPr>
          <w:sz w:val="24"/>
          <w:szCs w:val="24"/>
        </w:rPr>
        <w:t>.</w:t>
      </w:r>
      <w:proofErr w:type="gramEnd"/>
    </w:p>
    <w:p w14:paraId="1207A70A" w14:textId="49FB779B" w:rsidR="00F6599E" w:rsidRDefault="00C302C5" w:rsidP="00A245DC">
      <w:pPr>
        <w:autoSpaceDE w:val="0"/>
        <w:autoSpaceDN w:val="0"/>
        <w:adjustRightInd w:val="0"/>
        <w:spacing w:after="100" w:afterAutospacing="1" w:line="360" w:lineRule="auto"/>
        <w:ind w:firstLine="709"/>
        <w:rPr>
          <w:sz w:val="24"/>
        </w:rPr>
      </w:pPr>
      <w:r w:rsidRPr="00C302C5">
        <w:rPr>
          <w:sz w:val="24"/>
        </w:rPr>
        <w:t xml:space="preserve">Příklad příkazů pro použití </w:t>
      </w:r>
      <w:r>
        <w:rPr>
          <w:sz w:val="24"/>
        </w:rPr>
        <w:t>EEPROM</w:t>
      </w:r>
      <w:r w:rsidRPr="00C302C5">
        <w:rPr>
          <w:sz w:val="24"/>
        </w:rPr>
        <w:t>:</w:t>
      </w:r>
    </w:p>
    <w:tbl>
      <w:tblPr>
        <w:tblW w:w="54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0"/>
        <w:gridCol w:w="3140"/>
      </w:tblGrid>
      <w:tr w:rsidR="00F6599E" w:rsidRPr="00F6599E" w14:paraId="0538B8B2" w14:textId="77777777" w:rsidTr="00F6599E">
        <w:trPr>
          <w:trHeight w:val="315"/>
          <w:jc w:val="center"/>
        </w:trPr>
        <w:tc>
          <w:tcPr>
            <w:tcW w:w="232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FB173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lang w:eastAsia="cs-CZ"/>
              </w:rPr>
              <w:t>Příkaz</w:t>
            </w:r>
          </w:p>
        </w:tc>
        <w:tc>
          <w:tcPr>
            <w:tcW w:w="31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E7446C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lang w:eastAsia="cs-CZ"/>
              </w:rPr>
              <w:t>Popis</w:t>
            </w:r>
          </w:p>
        </w:tc>
      </w:tr>
      <w:tr w:rsidR="00F6599E" w:rsidRPr="00F6599E" w14:paraId="7DB87138" w14:textId="77777777" w:rsidTr="00F6599E">
        <w:trPr>
          <w:trHeight w:val="300"/>
          <w:jc w:val="center"/>
        </w:trPr>
        <w:tc>
          <w:tcPr>
            <w:tcW w:w="23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22B23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lang w:eastAsia="cs-CZ"/>
              </w:rPr>
              <w:t>EEPROM.write(adr, val)</w:t>
            </w:r>
          </w:p>
        </w:tc>
        <w:tc>
          <w:tcPr>
            <w:tcW w:w="31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0DD531" w14:textId="1DB71638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lang w:eastAsia="cs-CZ"/>
              </w:rPr>
              <w:t>zapíše na adresu</w:t>
            </w:r>
            <w:ins w:id="267" w:author="brejcmic" w:date="2016-01-04T11:07:00Z">
              <w:r w:rsidR="00421097">
                <w:rPr>
                  <w:rFonts w:ascii="Calibri" w:eastAsia="Times New Roman" w:hAnsi="Calibri" w:cs="Times New Roman"/>
                  <w:color w:val="000000"/>
                  <w:lang w:eastAsia="cs-CZ"/>
                </w:rPr>
                <w:t xml:space="preserve"> </w:t>
              </w:r>
              <w:r w:rsidR="00421097" w:rsidRPr="00421097">
                <w:rPr>
                  <w:rFonts w:ascii="Calibri" w:eastAsia="Times New Roman" w:hAnsi="Calibri" w:cs="Times New Roman"/>
                  <w:i/>
                  <w:color w:val="000000"/>
                  <w:lang w:eastAsia="cs-CZ"/>
                  <w:rPrChange w:id="268" w:author="brejcmic" w:date="2016-01-04T11:07:00Z">
                    <w:rPr>
                      <w:rFonts w:ascii="Calibri" w:eastAsia="Times New Roman" w:hAnsi="Calibri" w:cs="Times New Roman"/>
                      <w:color w:val="000000"/>
                      <w:lang w:eastAsia="cs-CZ"/>
                    </w:rPr>
                  </w:rPrChange>
                </w:rPr>
                <w:t>adr</w:t>
              </w:r>
            </w:ins>
            <w:r w:rsidRPr="00F6599E">
              <w:rPr>
                <w:rFonts w:ascii="Calibri" w:eastAsia="Times New Roman" w:hAnsi="Calibri" w:cs="Times New Roman"/>
                <w:color w:val="000000"/>
                <w:lang w:eastAsia="cs-CZ"/>
              </w:rPr>
              <w:t xml:space="preserve"> hodnotu</w:t>
            </w:r>
            <w:ins w:id="269" w:author="brejcmic" w:date="2016-01-04T11:07:00Z">
              <w:r w:rsidR="00421097">
                <w:rPr>
                  <w:rFonts w:ascii="Calibri" w:eastAsia="Times New Roman" w:hAnsi="Calibri" w:cs="Times New Roman"/>
                  <w:color w:val="000000"/>
                  <w:lang w:eastAsia="cs-CZ"/>
                </w:rPr>
                <w:t xml:space="preserve"> </w:t>
              </w:r>
              <w:r w:rsidR="00421097" w:rsidRPr="00421097">
                <w:rPr>
                  <w:rFonts w:ascii="Calibri" w:eastAsia="Times New Roman" w:hAnsi="Calibri" w:cs="Times New Roman"/>
                  <w:i/>
                  <w:color w:val="000000"/>
                  <w:lang w:eastAsia="cs-CZ"/>
                  <w:rPrChange w:id="270" w:author="brejcmic" w:date="2016-01-04T11:07:00Z">
                    <w:rPr>
                      <w:rFonts w:ascii="Calibri" w:eastAsia="Times New Roman" w:hAnsi="Calibri" w:cs="Times New Roman"/>
                      <w:color w:val="000000"/>
                      <w:lang w:eastAsia="cs-CZ"/>
                    </w:rPr>
                  </w:rPrChange>
                </w:rPr>
                <w:t>val</w:t>
              </w:r>
            </w:ins>
          </w:p>
        </w:tc>
      </w:tr>
      <w:tr w:rsidR="00F6599E" w:rsidRPr="00F6599E" w14:paraId="4B907E5E" w14:textId="77777777" w:rsidTr="00F6599E">
        <w:trPr>
          <w:trHeight w:val="300"/>
          <w:jc w:val="center"/>
        </w:trPr>
        <w:tc>
          <w:tcPr>
            <w:tcW w:w="23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C68EE" w14:textId="77777777" w:rsidR="00F6599E" w:rsidRPr="00F6599E" w:rsidRDefault="00F6599E" w:rsidP="00F6599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lang w:eastAsia="cs-CZ"/>
              </w:rPr>
              <w:t>EEPROM.read(adr)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B24867" w14:textId="31C949A9" w:rsidR="00F6599E" w:rsidRPr="00F6599E" w:rsidRDefault="00F6599E" w:rsidP="004210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lang w:eastAsia="cs-CZ"/>
              </w:rPr>
              <w:t xml:space="preserve">přečte </w:t>
            </w:r>
            <w:del w:id="271" w:author="brejcmic" w:date="2016-01-04T11:08:00Z">
              <w:r w:rsidRPr="00F6599E" w:rsidDel="00421097">
                <w:rPr>
                  <w:rFonts w:ascii="Calibri" w:eastAsia="Times New Roman" w:hAnsi="Calibri" w:cs="Times New Roman"/>
                  <w:color w:val="000000"/>
                  <w:lang w:eastAsia="cs-CZ"/>
                </w:rPr>
                <w:delText>adresu</w:delText>
              </w:r>
            </w:del>
            <w:ins w:id="272" w:author="brejcmic" w:date="2016-01-04T11:08:00Z">
              <w:r w:rsidR="00421097">
                <w:rPr>
                  <w:rFonts w:ascii="Calibri" w:eastAsia="Times New Roman" w:hAnsi="Calibri" w:cs="Times New Roman"/>
                  <w:color w:val="000000"/>
                  <w:lang w:eastAsia="cs-CZ"/>
                </w:rPr>
                <w:t xml:space="preserve">hodnotu na adrese </w:t>
              </w:r>
              <w:r w:rsidR="00421097" w:rsidRPr="00421097">
                <w:rPr>
                  <w:rFonts w:ascii="Calibri" w:eastAsia="Times New Roman" w:hAnsi="Calibri" w:cs="Times New Roman"/>
                  <w:i/>
                  <w:color w:val="000000"/>
                  <w:lang w:eastAsia="cs-CZ"/>
                  <w:rPrChange w:id="273" w:author="brejcmic" w:date="2016-01-04T11:08:00Z">
                    <w:rPr>
                      <w:rFonts w:ascii="Calibri" w:eastAsia="Times New Roman" w:hAnsi="Calibri" w:cs="Times New Roman"/>
                      <w:color w:val="000000"/>
                      <w:lang w:eastAsia="cs-CZ"/>
                    </w:rPr>
                  </w:rPrChange>
                </w:rPr>
                <w:t>adr</w:t>
              </w:r>
            </w:ins>
          </w:p>
        </w:tc>
      </w:tr>
      <w:tr w:rsidR="00F6599E" w:rsidRPr="00F6599E" w14:paraId="5B0BD560" w14:textId="77777777" w:rsidTr="00F6599E">
        <w:trPr>
          <w:trHeight w:val="315"/>
          <w:jc w:val="center"/>
        </w:trPr>
        <w:tc>
          <w:tcPr>
            <w:tcW w:w="23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CCC05" w14:textId="15AC2A82" w:rsidR="00F6599E" w:rsidRPr="00F6599E" w:rsidRDefault="00F6599E" w:rsidP="00DC69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lang w:eastAsia="cs-CZ"/>
              </w:rPr>
              <w:t>EEPROM.lenght(</w:t>
            </w:r>
            <w:del w:id="274" w:author="brejcmic" w:date="2016-01-04T11:17:00Z">
              <w:r w:rsidRPr="00F6599E" w:rsidDel="00DC6905">
                <w:rPr>
                  <w:rFonts w:ascii="Calibri" w:eastAsia="Times New Roman" w:hAnsi="Calibri" w:cs="Times New Roman"/>
                  <w:color w:val="000000"/>
                  <w:lang w:eastAsia="cs-CZ"/>
                </w:rPr>
                <w:delText>adr</w:delText>
              </w:r>
            </w:del>
            <w:r w:rsidRPr="00F6599E">
              <w:rPr>
                <w:rFonts w:ascii="Calibri" w:eastAsia="Times New Roman" w:hAnsi="Calibri" w:cs="Times New Roman"/>
                <w:color w:val="000000"/>
                <w:lang w:eastAsia="cs-CZ"/>
              </w:rPr>
              <w:t>)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3B968F" w14:textId="49B70105" w:rsidR="00F6599E" w:rsidRPr="00F6599E" w:rsidRDefault="00F6599E" w:rsidP="00DC69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F6599E">
              <w:rPr>
                <w:rFonts w:ascii="Calibri" w:eastAsia="Times New Roman" w:hAnsi="Calibri" w:cs="Times New Roman"/>
                <w:color w:val="000000"/>
                <w:lang w:eastAsia="cs-CZ"/>
              </w:rPr>
              <w:t xml:space="preserve">vrátí velikost </w:t>
            </w:r>
            <w:del w:id="275" w:author="brejcmic" w:date="2016-01-04T11:17:00Z">
              <w:r w:rsidRPr="00F6599E" w:rsidDel="00DC6905">
                <w:rPr>
                  <w:rFonts w:ascii="Calibri" w:eastAsia="Times New Roman" w:hAnsi="Calibri" w:cs="Times New Roman"/>
                  <w:color w:val="000000"/>
                  <w:lang w:eastAsia="cs-CZ"/>
                </w:rPr>
                <w:delText>hodnoty na adrese</w:delText>
              </w:r>
            </w:del>
            <w:ins w:id="276" w:author="brejcmic" w:date="2016-01-04T11:17:00Z">
              <w:r w:rsidR="00DC6905">
                <w:rPr>
                  <w:rFonts w:ascii="Calibri" w:eastAsia="Times New Roman" w:hAnsi="Calibri" w:cs="Times New Roman"/>
                  <w:color w:val="000000"/>
                  <w:lang w:eastAsia="cs-CZ"/>
                </w:rPr>
                <w:t>paměti EEPROM</w:t>
              </w:r>
            </w:ins>
          </w:p>
        </w:tc>
      </w:tr>
    </w:tbl>
    <w:p w14:paraId="7DD5D4D7" w14:textId="3E8F4E97" w:rsidR="005C2F08" w:rsidRDefault="00165C10" w:rsidP="001834E7">
      <w:pPr>
        <w:pStyle w:val="Nadpis3"/>
        <w:numPr>
          <w:ilvl w:val="2"/>
          <w:numId w:val="19"/>
        </w:numPr>
        <w:spacing w:before="0" w:after="100" w:afterAutospacing="1" w:line="360" w:lineRule="auto"/>
      </w:pPr>
      <w:bookmarkStart w:id="277" w:name="_Toc439677886"/>
      <w:r>
        <w:t>PWM</w:t>
      </w:r>
      <w:bookmarkEnd w:id="277"/>
    </w:p>
    <w:p w14:paraId="4A36156A" w14:textId="7E178989" w:rsidR="00165C10" w:rsidRPr="001F6C8D" w:rsidRDefault="00BA1464" w:rsidP="00A245DC">
      <w:pPr>
        <w:spacing w:after="100" w:afterAutospacing="1" w:line="360" w:lineRule="auto"/>
        <w:ind w:firstLine="708"/>
        <w:jc w:val="both"/>
        <w:rPr>
          <w:sz w:val="24"/>
          <w:szCs w:val="24"/>
        </w:rPr>
      </w:pPr>
      <w:r w:rsidRPr="001F6C8D">
        <w:rPr>
          <w:sz w:val="24"/>
          <w:szCs w:val="24"/>
        </w:rPr>
        <w:t>Vzhledem k tomu, že Arduino nemá analogový výstup, používá digitální výstup, který je označen vlnovkou (~). Těchto výstupů má Arduino pět a je možné</w:t>
      </w:r>
      <w:r w:rsidR="00221AFE" w:rsidRPr="001F6C8D">
        <w:rPr>
          <w:sz w:val="24"/>
          <w:szCs w:val="24"/>
        </w:rPr>
        <w:t xml:space="preserve"> je</w:t>
      </w:r>
      <w:r w:rsidRPr="001F6C8D">
        <w:rPr>
          <w:sz w:val="24"/>
          <w:szCs w:val="24"/>
        </w:rPr>
        <w:t xml:space="preserve"> použít </w:t>
      </w:r>
      <w:r w:rsidR="00221AFE" w:rsidRPr="001F6C8D">
        <w:rPr>
          <w:sz w:val="24"/>
          <w:szCs w:val="24"/>
        </w:rPr>
        <w:t>pro</w:t>
      </w:r>
      <w:r w:rsidRPr="001F6C8D">
        <w:rPr>
          <w:sz w:val="24"/>
          <w:szCs w:val="24"/>
        </w:rPr>
        <w:t xml:space="preserve"> pulzně šířkovou modulaci (PWM) a ovládají se pomocí funkce </w:t>
      </w:r>
      <w:r w:rsidRPr="001F6C8D">
        <w:rPr>
          <w:i/>
          <w:sz w:val="24"/>
          <w:szCs w:val="24"/>
        </w:rPr>
        <w:t>analogWrite(pin, hodnota)</w:t>
      </w:r>
      <w:r w:rsidRPr="001F6C8D">
        <w:rPr>
          <w:sz w:val="24"/>
          <w:szCs w:val="24"/>
        </w:rPr>
        <w:t>, kde pin je číslo výstupního pinu a hodnota je číslo v rozsahu jednoho neznaménkového bajtu, tedy 0 až 255. Frekvence výstupního signálu je přibližně 490 Hz.</w:t>
      </w:r>
      <w:r w:rsidR="00221AFE" w:rsidRPr="001F6C8D">
        <w:rPr>
          <w:sz w:val="24"/>
          <w:szCs w:val="24"/>
        </w:rPr>
        <w:t xml:space="preserve"> V tomto případě jsou použity výstupy s PWM modulací čtyři. Tři slouží pro modulaci RGB pásku a jed</w:t>
      </w:r>
      <w:r w:rsidR="001F6C8D">
        <w:rPr>
          <w:sz w:val="24"/>
          <w:szCs w:val="24"/>
        </w:rPr>
        <w:t>e</w:t>
      </w:r>
      <w:r w:rsidR="00221AFE" w:rsidRPr="001F6C8D">
        <w:rPr>
          <w:sz w:val="24"/>
          <w:szCs w:val="24"/>
        </w:rPr>
        <w:t>n slouží pro modulaci bílého pásku.</w:t>
      </w:r>
    </w:p>
    <w:p w14:paraId="7DD5D4D9" w14:textId="6B0C5619" w:rsidR="00EF7424" w:rsidRDefault="00EF7424" w:rsidP="001834E7">
      <w:pPr>
        <w:pStyle w:val="Nadpis2"/>
        <w:numPr>
          <w:ilvl w:val="1"/>
          <w:numId w:val="19"/>
        </w:numPr>
        <w:spacing w:before="0" w:after="100" w:afterAutospacing="1" w:line="360" w:lineRule="auto"/>
        <w:rPr>
          <w:sz w:val="28"/>
        </w:rPr>
      </w:pPr>
      <w:bookmarkStart w:id="278" w:name="_Toc439677887"/>
      <w:r w:rsidRPr="003F0A81">
        <w:rPr>
          <w:sz w:val="28"/>
        </w:rPr>
        <w:lastRenderedPageBreak/>
        <w:t>PROGRAM PRO ARDUINO</w:t>
      </w:r>
      <w:bookmarkEnd w:id="278"/>
    </w:p>
    <w:p w14:paraId="1A04956B" w14:textId="1258FCC8" w:rsidR="00EE60ED" w:rsidRDefault="00F51E74" w:rsidP="00A245DC">
      <w:pPr>
        <w:spacing w:after="100" w:afterAutospacing="1" w:line="360" w:lineRule="auto"/>
        <w:rPr>
          <w:sz w:val="24"/>
        </w:rPr>
      </w:pPr>
      <w:r>
        <w:rPr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07CB28" wp14:editId="3628407E">
                <wp:simplePos x="0" y="0"/>
                <wp:positionH relativeFrom="margin">
                  <wp:posOffset>0</wp:posOffset>
                </wp:positionH>
                <wp:positionV relativeFrom="paragraph">
                  <wp:posOffset>612719</wp:posOffset>
                </wp:positionV>
                <wp:extent cx="6114415" cy="0"/>
                <wp:effectExtent l="0" t="0" r="19685" b="19050"/>
                <wp:wrapNone/>
                <wp:docPr id="22" name="Přímá spojnic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144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98A0C4" id="Přímá spojnice 22" o:spid="_x0000_s1026" style="position:absolute;flip:y;z-index:2516746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0,48.25pt" to="481.45pt,4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EE60ED">
        <w:tab/>
      </w:r>
      <w:r w:rsidR="00EE60ED" w:rsidRPr="00EE60ED">
        <w:rPr>
          <w:sz w:val="24"/>
        </w:rPr>
        <w:t xml:space="preserve">Protože celý zdrojový kód obsahuje více než 600 řádků, </w:t>
      </w:r>
      <w:r w:rsidR="001F6C8D">
        <w:rPr>
          <w:sz w:val="24"/>
        </w:rPr>
        <w:t>je</w:t>
      </w:r>
      <w:r w:rsidR="00EE60ED" w:rsidRPr="00EE60ED">
        <w:rPr>
          <w:sz w:val="24"/>
        </w:rPr>
        <w:t xml:space="preserve"> v této kapitole popsáno jen pár důležitých částí. Kód v plném rozsahu</w:t>
      </w:r>
      <w:r w:rsidR="001F6C8D">
        <w:rPr>
          <w:sz w:val="24"/>
        </w:rPr>
        <w:t xml:space="preserve"> je</w:t>
      </w:r>
      <w:r w:rsidR="00EE60ED" w:rsidRPr="00EE60ED">
        <w:rPr>
          <w:sz w:val="24"/>
        </w:rPr>
        <w:t xml:space="preserve"> </w:t>
      </w:r>
      <w:r w:rsidR="001F6C8D">
        <w:rPr>
          <w:sz w:val="24"/>
        </w:rPr>
        <w:t xml:space="preserve">uveden </w:t>
      </w:r>
      <w:r w:rsidR="00EE60ED" w:rsidRPr="00EE60ED">
        <w:rPr>
          <w:sz w:val="24"/>
        </w:rPr>
        <w:t xml:space="preserve">jako </w:t>
      </w:r>
      <w:r w:rsidR="001F6C8D">
        <w:rPr>
          <w:sz w:val="24"/>
        </w:rPr>
        <w:t>P</w:t>
      </w:r>
      <w:r w:rsidR="00EE60ED" w:rsidRPr="00EE60ED">
        <w:rPr>
          <w:sz w:val="24"/>
        </w:rPr>
        <w:t>říloha</w:t>
      </w:r>
      <w:r w:rsidR="0099408E">
        <w:rPr>
          <w:sz w:val="24"/>
        </w:rPr>
        <w:t xml:space="preserve"> č. 1</w:t>
      </w:r>
      <w:r w:rsidR="00EE60ED" w:rsidRPr="00EE60ED">
        <w:rPr>
          <w:sz w:val="24"/>
        </w:rPr>
        <w:t>.</w:t>
      </w:r>
      <w:r w:rsidRPr="00F51E74">
        <w:rPr>
          <w:noProof/>
          <w:sz w:val="24"/>
          <w:lang w:eastAsia="cs-CZ"/>
        </w:rPr>
        <w:t xml:space="preserve"> </w:t>
      </w:r>
    </w:p>
    <w:p w14:paraId="155C56A6" w14:textId="77777777" w:rsidR="00D942EA" w:rsidRDefault="003B1E42" w:rsidP="00D942EA">
      <w:pPr>
        <w:keepNext/>
        <w:spacing w:after="100" w:afterAutospacing="1" w:line="360" w:lineRule="auto"/>
        <w:rPr>
          <w:ins w:id="279" w:author="brejcmic" w:date="2016-01-04T13:28:00Z"/>
        </w:rPr>
        <w:pPrChange w:id="280" w:author="brejcmic" w:date="2016-01-04T13:28:00Z">
          <w:pPr>
            <w:spacing w:after="100" w:afterAutospacing="1" w:line="360" w:lineRule="auto"/>
          </w:pPr>
        </w:pPrChange>
      </w:pPr>
      <w:r>
        <w:rPr>
          <w:noProof/>
          <w:lang w:val="en-US"/>
        </w:rPr>
        <w:drawing>
          <wp:inline distT="0" distB="0" distL="0" distR="0" wp14:anchorId="4799DA13" wp14:editId="744FF227">
            <wp:extent cx="2905125" cy="2600325"/>
            <wp:effectExtent l="0" t="0" r="9525" b="952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D4DA" w14:textId="0F4A024F" w:rsidR="00EF7424" w:rsidRDefault="00D942EA" w:rsidP="00D942EA">
      <w:pPr>
        <w:pStyle w:val="Titulek"/>
        <w:jc w:val="center"/>
        <w:pPrChange w:id="281" w:author="brejcmic" w:date="2016-01-04T13:28:00Z">
          <w:pPr>
            <w:spacing w:after="100" w:afterAutospacing="1" w:line="360" w:lineRule="auto"/>
          </w:pPr>
        </w:pPrChange>
      </w:pPr>
      <w:ins w:id="282" w:author="brejcmic" w:date="2016-01-04T13:28:00Z">
        <w:r>
          <w:t xml:space="preserve">Výpis </w:t>
        </w:r>
        <w:r>
          <w:fldChar w:fldCharType="begin"/>
        </w:r>
        <w:r>
          <w:instrText xml:space="preserve"> SEQ Výpis \* ARABIC </w:instrText>
        </w:r>
      </w:ins>
      <w:r>
        <w:fldChar w:fldCharType="separate"/>
      </w:r>
      <w:ins w:id="283" w:author="brejcmic" w:date="2016-01-04T13:33:00Z">
        <w:r>
          <w:rPr>
            <w:noProof/>
          </w:rPr>
          <w:t>1</w:t>
        </w:r>
      </w:ins>
      <w:ins w:id="284" w:author="brejcmic" w:date="2016-01-04T13:28:00Z">
        <w:r>
          <w:fldChar w:fldCharType="end"/>
        </w:r>
        <w:r>
          <w:t>: Symbolické konstanty</w:t>
        </w:r>
      </w:ins>
    </w:p>
    <w:p w14:paraId="09DD4AAD" w14:textId="70E9B525" w:rsidR="00EE60ED" w:rsidRDefault="00F51E74" w:rsidP="00A245DC">
      <w:pPr>
        <w:spacing w:after="100" w:afterAutospacing="1" w:line="360" w:lineRule="auto"/>
        <w:jc w:val="both"/>
        <w:rPr>
          <w:sz w:val="24"/>
        </w:rPr>
      </w:pPr>
      <w:r>
        <w:rPr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3F1305" wp14:editId="781EB439">
                <wp:simplePos x="0" y="0"/>
                <wp:positionH relativeFrom="margin">
                  <wp:posOffset>-47708</wp:posOffset>
                </wp:positionH>
                <wp:positionV relativeFrom="paragraph">
                  <wp:posOffset>1409893</wp:posOffset>
                </wp:positionV>
                <wp:extent cx="6114415" cy="0"/>
                <wp:effectExtent l="0" t="0" r="19685" b="19050"/>
                <wp:wrapNone/>
                <wp:docPr id="20" name="Přímá spojnic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144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53B304" id="Přímá spojnice 20" o:spid="_x0000_s1026" style="position:absolute;flip:y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-3.75pt,111pt" to="477.7pt,1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EE60ED">
        <w:tab/>
      </w:r>
      <w:r w:rsidR="00EE60ED" w:rsidRPr="00D12EE9">
        <w:rPr>
          <w:sz w:val="24"/>
        </w:rPr>
        <w:t xml:space="preserve">Jedná se </w:t>
      </w:r>
      <w:r w:rsidR="00553DBC" w:rsidRPr="00D12EE9">
        <w:rPr>
          <w:sz w:val="24"/>
        </w:rPr>
        <w:t>úplný</w:t>
      </w:r>
      <w:r w:rsidR="00EE60ED" w:rsidRPr="00D12EE9">
        <w:rPr>
          <w:sz w:val="24"/>
        </w:rPr>
        <w:t xml:space="preserve"> počátek kódu, který obsahuje implementaci kni</w:t>
      </w:r>
      <w:r w:rsidR="00D12EE9" w:rsidRPr="00D12EE9">
        <w:rPr>
          <w:sz w:val="24"/>
        </w:rPr>
        <w:t xml:space="preserve">hoven &lt;EEPROM.h&gt; {5} pro využití paměti a </w:t>
      </w:r>
      <w:r w:rsidR="00EE60ED" w:rsidRPr="00D12EE9">
        <w:rPr>
          <w:sz w:val="24"/>
        </w:rPr>
        <w:t xml:space="preserve">„Wire.h“ </w:t>
      </w:r>
      <w:r w:rsidR="00D12EE9" w:rsidRPr="00D12EE9">
        <w:rPr>
          <w:sz w:val="24"/>
        </w:rPr>
        <w:t xml:space="preserve">{6} </w:t>
      </w:r>
      <w:r w:rsidR="00EE60ED" w:rsidRPr="00D12EE9">
        <w:rPr>
          <w:sz w:val="24"/>
        </w:rPr>
        <w:t xml:space="preserve">pro komunikaci prostřednictvím I2C. </w:t>
      </w:r>
      <w:r w:rsidR="00D12EE9" w:rsidRPr="00D12EE9">
        <w:rPr>
          <w:sz w:val="24"/>
        </w:rPr>
        <w:t>Dále</w:t>
      </w:r>
      <w:r w:rsidR="00EE60ED" w:rsidRPr="00D12EE9">
        <w:rPr>
          <w:sz w:val="24"/>
        </w:rPr>
        <w:t xml:space="preserve"> je</w:t>
      </w:r>
      <w:r w:rsidR="00D12EE9" w:rsidRPr="00D12EE9">
        <w:rPr>
          <w:sz w:val="24"/>
        </w:rPr>
        <w:t xml:space="preserve"> zde</w:t>
      </w:r>
      <w:r w:rsidR="00EE60ED" w:rsidRPr="00D12EE9">
        <w:rPr>
          <w:sz w:val="24"/>
        </w:rPr>
        <w:t xml:space="preserve"> deklarovan</w:t>
      </w:r>
      <w:r w:rsidR="001F6C8D">
        <w:rPr>
          <w:sz w:val="24"/>
        </w:rPr>
        <w:t>á</w:t>
      </w:r>
      <w:r w:rsidR="00EE60ED" w:rsidRPr="00D12EE9">
        <w:rPr>
          <w:sz w:val="24"/>
        </w:rPr>
        <w:t xml:space="preserve"> velikost bufferu</w:t>
      </w:r>
      <w:r w:rsidR="00D12EE9" w:rsidRPr="00D12EE9">
        <w:rPr>
          <w:sz w:val="24"/>
        </w:rPr>
        <w:t xml:space="preserve"> {8}</w:t>
      </w:r>
      <w:r w:rsidR="00EE60ED" w:rsidRPr="00D12EE9">
        <w:rPr>
          <w:sz w:val="24"/>
        </w:rPr>
        <w:t xml:space="preserve">, který se chová jako pole a slouží k přijímání jednoduchých textových příkazů. Na dalších řádcích </w:t>
      </w:r>
      <w:r w:rsidR="00D12EE9" w:rsidRPr="00D12EE9">
        <w:rPr>
          <w:sz w:val="24"/>
        </w:rPr>
        <w:t xml:space="preserve">{9-20} </w:t>
      </w:r>
      <w:r w:rsidR="00EE60ED" w:rsidRPr="00D12EE9">
        <w:rPr>
          <w:sz w:val="24"/>
        </w:rPr>
        <w:t>je deklarace adres v paměti EEPROM pro jednotlivá data, konkrétně údaje o časech spuštění jednotlivých cyklů.</w:t>
      </w:r>
      <w:r w:rsidRPr="00F51E74">
        <w:rPr>
          <w:noProof/>
          <w:sz w:val="24"/>
          <w:lang w:eastAsia="cs-CZ"/>
        </w:rPr>
        <w:t xml:space="preserve"> </w:t>
      </w:r>
    </w:p>
    <w:p w14:paraId="7BC09505" w14:textId="77777777" w:rsidR="00D942EA" w:rsidRDefault="003B1E42" w:rsidP="00D942EA">
      <w:pPr>
        <w:keepNext/>
        <w:spacing w:after="100" w:afterAutospacing="1" w:line="360" w:lineRule="auto"/>
        <w:rPr>
          <w:ins w:id="285" w:author="brejcmic" w:date="2016-01-04T13:28:00Z"/>
        </w:rPr>
        <w:pPrChange w:id="286" w:author="brejcmic" w:date="2016-01-04T13:28:00Z">
          <w:pPr>
            <w:spacing w:after="100" w:afterAutospacing="1" w:line="360" w:lineRule="auto"/>
          </w:pPr>
        </w:pPrChange>
      </w:pPr>
      <w:r>
        <w:rPr>
          <w:noProof/>
          <w:lang w:val="en-US"/>
        </w:rPr>
        <w:drawing>
          <wp:inline distT="0" distB="0" distL="0" distR="0" wp14:anchorId="23717BE0" wp14:editId="53AA13B2">
            <wp:extent cx="3200400" cy="129540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177A" w14:textId="6881376C" w:rsidR="003B1E42" w:rsidRDefault="00D942EA" w:rsidP="00D942EA">
      <w:pPr>
        <w:pStyle w:val="Titulek"/>
        <w:jc w:val="center"/>
        <w:pPrChange w:id="287" w:author="brejcmic" w:date="2016-01-04T13:28:00Z">
          <w:pPr>
            <w:spacing w:after="100" w:afterAutospacing="1" w:line="360" w:lineRule="auto"/>
          </w:pPr>
        </w:pPrChange>
      </w:pPr>
      <w:ins w:id="288" w:author="brejcmic" w:date="2016-01-04T13:28:00Z">
        <w:r>
          <w:t xml:space="preserve">Výpis </w:t>
        </w:r>
        <w:r>
          <w:fldChar w:fldCharType="begin"/>
        </w:r>
        <w:r>
          <w:instrText xml:space="preserve"> SEQ Výpis \* ARABIC </w:instrText>
        </w:r>
      </w:ins>
      <w:r>
        <w:fldChar w:fldCharType="separate"/>
      </w:r>
      <w:ins w:id="289" w:author="brejcmic" w:date="2016-01-04T13:33:00Z">
        <w:r>
          <w:rPr>
            <w:noProof/>
          </w:rPr>
          <w:t>2</w:t>
        </w:r>
      </w:ins>
      <w:ins w:id="290" w:author="brejcmic" w:date="2016-01-04T13:28:00Z">
        <w:r>
          <w:fldChar w:fldCharType="end"/>
        </w:r>
        <w:r>
          <w:t>: Inicializace programu</w:t>
        </w:r>
      </w:ins>
    </w:p>
    <w:p w14:paraId="43A83FDC" w14:textId="6AFFC669" w:rsidR="001F6C8D" w:rsidRDefault="00EE60ED" w:rsidP="00A245DC">
      <w:pPr>
        <w:spacing w:after="100" w:afterAutospacing="1" w:line="360" w:lineRule="auto"/>
        <w:ind w:firstLine="708"/>
        <w:jc w:val="both"/>
        <w:rPr>
          <w:sz w:val="24"/>
        </w:rPr>
      </w:pPr>
      <w:r w:rsidRPr="00D12EE9">
        <w:rPr>
          <w:sz w:val="24"/>
        </w:rPr>
        <w:t xml:space="preserve">Void </w:t>
      </w:r>
      <w:proofErr w:type="gramStart"/>
      <w:r w:rsidRPr="00D12EE9">
        <w:rPr>
          <w:sz w:val="24"/>
        </w:rPr>
        <w:t>setup</w:t>
      </w:r>
      <w:r w:rsidR="00D12EE9">
        <w:rPr>
          <w:sz w:val="24"/>
        </w:rPr>
        <w:t xml:space="preserve">() </w:t>
      </w:r>
      <w:r w:rsidR="00D12EE9" w:rsidRPr="00D12EE9">
        <w:rPr>
          <w:sz w:val="24"/>
        </w:rPr>
        <w:t>{64</w:t>
      </w:r>
      <w:proofErr w:type="gramEnd"/>
      <w:r w:rsidR="00D12EE9" w:rsidRPr="00D12EE9">
        <w:rPr>
          <w:sz w:val="24"/>
        </w:rPr>
        <w:t>}</w:t>
      </w:r>
      <w:r w:rsidRPr="00D12EE9">
        <w:rPr>
          <w:sz w:val="24"/>
        </w:rPr>
        <w:t xml:space="preserve"> je jedna ze základních funkcí, kterou musí obsahovat každý kód. V této funkci jsou příkazy, které proběhnou pouze jednou při spuštění programu. V tomto případě j</w:t>
      </w:r>
      <w:ins w:id="291" w:author="brejcmic" w:date="2016-01-04T11:58:00Z">
        <w:r w:rsidR="002610BC">
          <w:rPr>
            <w:sz w:val="24"/>
          </w:rPr>
          <w:t>d</w:t>
        </w:r>
      </w:ins>
      <w:r w:rsidRPr="00D12EE9">
        <w:rPr>
          <w:sz w:val="24"/>
        </w:rPr>
        <w:t xml:space="preserve">e </w:t>
      </w:r>
      <w:ins w:id="292" w:author="brejcmic" w:date="2016-01-04T11:58:00Z">
        <w:r w:rsidR="002610BC">
          <w:rPr>
            <w:sz w:val="24"/>
          </w:rPr>
          <w:t xml:space="preserve">o </w:t>
        </w:r>
      </w:ins>
      <w:r w:rsidRPr="00D12EE9">
        <w:rPr>
          <w:sz w:val="24"/>
        </w:rPr>
        <w:t xml:space="preserve">spuštění komunikace </w:t>
      </w:r>
      <w:del w:id="293" w:author="brejcmic" w:date="2016-01-04T11:58:00Z">
        <w:r w:rsidRPr="00D12EE9" w:rsidDel="002610BC">
          <w:rPr>
            <w:sz w:val="24"/>
          </w:rPr>
          <w:delText xml:space="preserve">pomocí </w:delText>
        </w:r>
      </w:del>
      <w:r w:rsidRPr="00D12EE9">
        <w:rPr>
          <w:sz w:val="24"/>
        </w:rPr>
        <w:t>I2C</w:t>
      </w:r>
      <w:r w:rsidR="00D12EE9" w:rsidRPr="00D12EE9">
        <w:rPr>
          <w:sz w:val="24"/>
        </w:rPr>
        <w:t xml:space="preserve"> {66}, spuštění komunikace po sériové lince {67}, </w:t>
      </w:r>
      <w:ins w:id="294" w:author="brejcmic" w:date="2016-01-04T11:58:00Z">
        <w:r w:rsidR="002610BC">
          <w:rPr>
            <w:sz w:val="24"/>
          </w:rPr>
          <w:t xml:space="preserve">výpis </w:t>
        </w:r>
      </w:ins>
      <w:r w:rsidR="00D12EE9" w:rsidRPr="00D12EE9">
        <w:rPr>
          <w:sz w:val="24"/>
        </w:rPr>
        <w:lastRenderedPageBreak/>
        <w:t>kontrolní</w:t>
      </w:r>
      <w:ins w:id="295" w:author="brejcmic" w:date="2016-01-04T11:59:00Z">
        <w:r w:rsidR="002610BC">
          <w:rPr>
            <w:sz w:val="24"/>
          </w:rPr>
          <w:t>ho</w:t>
        </w:r>
      </w:ins>
      <w:r w:rsidR="00D12EE9" w:rsidRPr="00D12EE9">
        <w:rPr>
          <w:sz w:val="24"/>
        </w:rPr>
        <w:t xml:space="preserve"> hláš</w:t>
      </w:r>
      <w:ins w:id="296" w:author="brejcmic" w:date="2016-01-04T11:59:00Z">
        <w:r w:rsidR="002610BC">
          <w:rPr>
            <w:sz w:val="24"/>
          </w:rPr>
          <w:t>ení</w:t>
        </w:r>
      </w:ins>
      <w:del w:id="297" w:author="brejcmic" w:date="2016-01-04T11:59:00Z">
        <w:r w:rsidR="00D12EE9" w:rsidRPr="00D12EE9" w:rsidDel="002610BC">
          <w:rPr>
            <w:sz w:val="24"/>
          </w:rPr>
          <w:delText>ka</w:delText>
        </w:r>
      </w:del>
      <w:r w:rsidR="00D12EE9" w:rsidRPr="00D12EE9">
        <w:rPr>
          <w:sz w:val="24"/>
        </w:rPr>
        <w:t xml:space="preserve"> o </w:t>
      </w:r>
      <w:ins w:id="298" w:author="brejcmic" w:date="2016-01-04T11:59:00Z">
        <w:r w:rsidR="002610BC">
          <w:rPr>
            <w:sz w:val="24"/>
          </w:rPr>
          <w:t>navázání</w:t>
        </w:r>
      </w:ins>
      <w:del w:id="299" w:author="brejcmic" w:date="2016-01-04T11:59:00Z">
        <w:r w:rsidR="00D12EE9" w:rsidRPr="00D12EE9" w:rsidDel="002610BC">
          <w:rPr>
            <w:sz w:val="24"/>
          </w:rPr>
          <w:delText>spuštění</w:delText>
        </w:r>
      </w:del>
      <w:r w:rsidR="00D12EE9" w:rsidRPr="00D12EE9">
        <w:rPr>
          <w:sz w:val="24"/>
        </w:rPr>
        <w:t xml:space="preserve"> komuni</w:t>
      </w:r>
      <w:r w:rsidR="00553DBC">
        <w:rPr>
          <w:sz w:val="24"/>
        </w:rPr>
        <w:t>ka</w:t>
      </w:r>
      <w:r w:rsidR="00D12EE9" w:rsidRPr="00D12EE9">
        <w:rPr>
          <w:sz w:val="24"/>
        </w:rPr>
        <w:t xml:space="preserve">ce {67} a nastavení pinů, které budou sloužit jako </w:t>
      </w:r>
      <w:r w:rsidR="00D942EA">
        <w:rPr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6887B0" wp14:editId="67D96BC2">
                <wp:simplePos x="0" y="0"/>
                <wp:positionH relativeFrom="margin">
                  <wp:align>center</wp:align>
                </wp:positionH>
                <wp:positionV relativeFrom="paragraph">
                  <wp:posOffset>599719</wp:posOffset>
                </wp:positionV>
                <wp:extent cx="6114415" cy="0"/>
                <wp:effectExtent l="0" t="0" r="19685" b="19050"/>
                <wp:wrapNone/>
                <wp:docPr id="19" name="Přímá spojnic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144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B2F536" id="Přímá spojnice 19" o:spid="_x0000_s1026" style="position:absolute;flip:y;z-index:2516643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" from="0,47.2pt" to="481.45pt,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D12EE9" w:rsidRPr="00D12EE9">
        <w:rPr>
          <w:sz w:val="24"/>
        </w:rPr>
        <w:t>výstupy PWM modulace {68-71}.</w:t>
      </w:r>
    </w:p>
    <w:p w14:paraId="7201291B" w14:textId="77777777" w:rsidR="00D942EA" w:rsidRDefault="00D12EE9" w:rsidP="00D942EA">
      <w:pPr>
        <w:keepNext/>
        <w:spacing w:after="100" w:afterAutospacing="1" w:line="360" w:lineRule="auto"/>
        <w:rPr>
          <w:ins w:id="300" w:author="brejcmic" w:date="2016-01-04T13:30:00Z"/>
        </w:rPr>
        <w:pPrChange w:id="301" w:author="brejcmic" w:date="2016-01-04T13:30:00Z">
          <w:pPr>
            <w:spacing w:after="100" w:afterAutospacing="1" w:line="360" w:lineRule="auto"/>
          </w:pPr>
        </w:pPrChange>
      </w:pPr>
      <w:r>
        <w:rPr>
          <w:noProof/>
          <w:lang w:val="en-US"/>
        </w:rPr>
        <w:drawing>
          <wp:inline distT="0" distB="0" distL="0" distR="0" wp14:anchorId="48133474" wp14:editId="79A77123">
            <wp:extent cx="1571625" cy="981075"/>
            <wp:effectExtent l="0" t="0" r="9525" b="952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D114" w14:textId="496AB05E" w:rsidR="00D12EE9" w:rsidRDefault="00D942EA" w:rsidP="00D942EA">
      <w:pPr>
        <w:pStyle w:val="Titulek"/>
        <w:jc w:val="center"/>
        <w:pPrChange w:id="302" w:author="brejcmic" w:date="2016-01-04T13:30:00Z">
          <w:pPr>
            <w:spacing w:after="100" w:afterAutospacing="1" w:line="360" w:lineRule="auto"/>
          </w:pPr>
        </w:pPrChange>
      </w:pPr>
      <w:ins w:id="303" w:author="brejcmic" w:date="2016-01-04T13:30:00Z">
        <w:r>
          <w:t xml:space="preserve">Výpis </w:t>
        </w:r>
        <w:r>
          <w:fldChar w:fldCharType="begin"/>
        </w:r>
        <w:r>
          <w:instrText xml:space="preserve"> SEQ Výpis \* ARABIC </w:instrText>
        </w:r>
      </w:ins>
      <w:r>
        <w:fldChar w:fldCharType="separate"/>
      </w:r>
      <w:ins w:id="304" w:author="brejcmic" w:date="2016-01-04T13:33:00Z">
        <w:r>
          <w:rPr>
            <w:noProof/>
          </w:rPr>
          <w:t>3</w:t>
        </w:r>
      </w:ins>
      <w:ins w:id="305" w:author="brejcmic" w:date="2016-01-04T13:30:00Z">
        <w:r>
          <w:fldChar w:fldCharType="end"/>
        </w:r>
        <w:r>
          <w:t>: Hlavní programová smyčka</w:t>
        </w:r>
      </w:ins>
    </w:p>
    <w:p w14:paraId="6E6B4859" w14:textId="2F5F493A" w:rsidR="00D12EE9" w:rsidRPr="00011DDB" w:rsidRDefault="00F51E74" w:rsidP="00A245DC">
      <w:pPr>
        <w:spacing w:after="100" w:afterAutospacing="1" w:line="360" w:lineRule="auto"/>
        <w:jc w:val="both"/>
        <w:rPr>
          <w:sz w:val="24"/>
          <w:szCs w:val="24"/>
        </w:rPr>
      </w:pPr>
      <w:r>
        <w:rPr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17EB4F6" wp14:editId="11AB9EFD">
                <wp:simplePos x="0" y="0"/>
                <wp:positionH relativeFrom="margin">
                  <wp:align>center</wp:align>
                </wp:positionH>
                <wp:positionV relativeFrom="paragraph">
                  <wp:posOffset>1936253</wp:posOffset>
                </wp:positionV>
                <wp:extent cx="6114415" cy="0"/>
                <wp:effectExtent l="0" t="0" r="19685" b="19050"/>
                <wp:wrapNone/>
                <wp:docPr id="18" name="Přímá spojnic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144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453374" id="Přímá spojnice 18" o:spid="_x0000_s1026" style="position:absolute;flip:y;z-index:25165721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" from="0,152.45pt" to="481.45pt,15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553DBC">
        <w:rPr>
          <w:sz w:val="24"/>
          <w:szCs w:val="24"/>
        </w:rPr>
        <w:tab/>
        <w:t>Void loop</w:t>
      </w:r>
      <w:r w:rsidR="00D12EE9" w:rsidRPr="00011DDB">
        <w:rPr>
          <w:sz w:val="24"/>
          <w:szCs w:val="24"/>
        </w:rPr>
        <w:t>() {101} je druhá ze základních funkcí, kterou musí obsahovat každý kód. V této funkci jsou příkazy, které budou probíhat stále dokola, dokud nedojde k odpojení zařízení od napájení. Zde se nacházejí funkce, které jsou postupně vyvolávány. Funkce compareTime() {102} porovnává uživatelem zad</w:t>
      </w:r>
      <w:r w:rsidR="00011DDB" w:rsidRPr="00011DDB">
        <w:rPr>
          <w:sz w:val="24"/>
          <w:szCs w:val="24"/>
        </w:rPr>
        <w:t>a</w:t>
      </w:r>
      <w:r w:rsidR="00D12EE9" w:rsidRPr="00011DDB">
        <w:rPr>
          <w:sz w:val="24"/>
          <w:szCs w:val="24"/>
        </w:rPr>
        <w:t xml:space="preserve">né časy jednotlivých cyklů svícení a při </w:t>
      </w:r>
      <w:r w:rsidR="00011DDB" w:rsidRPr="00011DDB">
        <w:rPr>
          <w:sz w:val="24"/>
          <w:szCs w:val="24"/>
        </w:rPr>
        <w:t>souhlasu s aktuálním časem spustí daný cyklus.</w:t>
      </w:r>
      <w:r w:rsidR="00D12EE9" w:rsidRPr="00011DDB">
        <w:rPr>
          <w:sz w:val="24"/>
          <w:szCs w:val="24"/>
        </w:rPr>
        <w:t xml:space="preserve"> Funkce updateTime() {103} aktualizuje čas z RTC modulu</w:t>
      </w:r>
      <w:r w:rsidR="001F6C8D">
        <w:rPr>
          <w:sz w:val="24"/>
          <w:szCs w:val="24"/>
        </w:rPr>
        <w:t xml:space="preserve"> </w:t>
      </w:r>
      <w:r w:rsidR="001F6C8D" w:rsidRPr="00011DDB">
        <w:rPr>
          <w:sz w:val="24"/>
          <w:szCs w:val="24"/>
        </w:rPr>
        <w:t>každých 5 vteřin</w:t>
      </w:r>
      <w:r w:rsidR="00D12EE9" w:rsidRPr="00011DDB">
        <w:rPr>
          <w:sz w:val="24"/>
          <w:szCs w:val="24"/>
        </w:rPr>
        <w:t>.</w:t>
      </w:r>
      <w:r w:rsidR="00011DDB" w:rsidRPr="00011DDB">
        <w:rPr>
          <w:sz w:val="24"/>
          <w:szCs w:val="24"/>
        </w:rPr>
        <w:t xml:space="preserve"> Funkce command() {104} slouží ke čtení bufferu a přijímání uživatelem zadaných příkazů. Funkce ledControl() {105} slouží </w:t>
      </w:r>
      <w:del w:id="306" w:author="brejcmic" w:date="2016-01-04T12:05:00Z">
        <w:r w:rsidR="00011DDB" w:rsidRPr="00011DDB" w:rsidDel="002610BC">
          <w:rPr>
            <w:sz w:val="24"/>
            <w:szCs w:val="24"/>
          </w:rPr>
          <w:delText>ke spuštění cyklů</w:delText>
        </w:r>
      </w:del>
      <w:ins w:id="307" w:author="brejcmic" w:date="2016-01-04T12:05:00Z">
        <w:r w:rsidR="002610BC">
          <w:rPr>
            <w:sz w:val="24"/>
            <w:szCs w:val="24"/>
          </w:rPr>
          <w:t>řízení cyklu osvětlení LED pásků</w:t>
        </w:r>
      </w:ins>
      <w:r w:rsidR="00011DDB" w:rsidRPr="00011DDB">
        <w:rPr>
          <w:sz w:val="24"/>
          <w:szCs w:val="24"/>
        </w:rPr>
        <w:t>.</w:t>
      </w:r>
      <w:r w:rsidRPr="00F51E74">
        <w:rPr>
          <w:noProof/>
          <w:sz w:val="24"/>
          <w:lang w:eastAsia="cs-CZ"/>
        </w:rPr>
        <w:t xml:space="preserve"> </w:t>
      </w:r>
    </w:p>
    <w:p w14:paraId="017A9068" w14:textId="77777777" w:rsidR="00D942EA" w:rsidRDefault="00D12EE9" w:rsidP="00D942EA">
      <w:pPr>
        <w:keepNext/>
        <w:spacing w:after="100" w:afterAutospacing="1" w:line="360" w:lineRule="auto"/>
        <w:rPr>
          <w:ins w:id="308" w:author="brejcmic" w:date="2016-01-04T13:31:00Z"/>
        </w:rPr>
        <w:pPrChange w:id="309" w:author="brejcmic" w:date="2016-01-04T13:31:00Z">
          <w:pPr>
            <w:spacing w:after="100" w:afterAutospacing="1" w:line="360" w:lineRule="auto"/>
          </w:pPr>
        </w:pPrChange>
      </w:pPr>
      <w:r>
        <w:rPr>
          <w:noProof/>
          <w:lang w:val="en-US"/>
        </w:rPr>
        <w:lastRenderedPageBreak/>
        <w:drawing>
          <wp:inline distT="0" distB="0" distL="0" distR="0" wp14:anchorId="2D64675E" wp14:editId="0799D4CC">
            <wp:extent cx="6233823" cy="4230095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3338" cy="427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CC76" w14:textId="3CF2D6B2" w:rsidR="00D12EE9" w:rsidRDefault="00D942EA" w:rsidP="00D942EA">
      <w:pPr>
        <w:pStyle w:val="Titulek"/>
        <w:jc w:val="center"/>
        <w:pPrChange w:id="310" w:author="brejcmic" w:date="2016-01-04T13:31:00Z">
          <w:pPr>
            <w:spacing w:after="100" w:afterAutospacing="1" w:line="360" w:lineRule="auto"/>
          </w:pPr>
        </w:pPrChange>
      </w:pPr>
      <w:ins w:id="311" w:author="brejcmic" w:date="2016-01-04T13:31:00Z">
        <w:r>
          <w:t xml:space="preserve">Výpis </w:t>
        </w:r>
        <w:r>
          <w:fldChar w:fldCharType="begin"/>
        </w:r>
        <w:r>
          <w:instrText xml:space="preserve"> SEQ Výpis \* ARABIC </w:instrText>
        </w:r>
      </w:ins>
      <w:r>
        <w:fldChar w:fldCharType="separate"/>
      </w:r>
      <w:ins w:id="312" w:author="brejcmic" w:date="2016-01-04T13:33:00Z">
        <w:r>
          <w:rPr>
            <w:noProof/>
          </w:rPr>
          <w:t>4</w:t>
        </w:r>
      </w:ins>
      <w:ins w:id="313" w:author="brejcmic" w:date="2016-01-04T13:31:00Z">
        <w:r>
          <w:fldChar w:fldCharType="end"/>
        </w:r>
        <w:r>
          <w:t>: Identifikace příkazu zasleného po sériové lince - funkce command()</w:t>
        </w:r>
      </w:ins>
    </w:p>
    <w:p w14:paraId="13E103A9" w14:textId="373DABFC" w:rsidR="00011DDB" w:rsidRDefault="00D942EA" w:rsidP="00A245DC">
      <w:pPr>
        <w:spacing w:after="100" w:afterAutospacing="1" w:line="360" w:lineRule="auto"/>
        <w:jc w:val="both"/>
        <w:rPr>
          <w:sz w:val="24"/>
        </w:rPr>
      </w:pPr>
      <w:r>
        <w:rPr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DE89DCB" wp14:editId="66E43B54">
                <wp:simplePos x="0" y="0"/>
                <wp:positionH relativeFrom="margin">
                  <wp:align>center</wp:align>
                </wp:positionH>
                <wp:positionV relativeFrom="paragraph">
                  <wp:posOffset>1989125</wp:posOffset>
                </wp:positionV>
                <wp:extent cx="6114415" cy="0"/>
                <wp:effectExtent l="0" t="0" r="19685" b="19050"/>
                <wp:wrapNone/>
                <wp:docPr id="17" name="Přímá spojni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144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433EAD" id="Přímá spojnice 17" o:spid="_x0000_s1026" style="position:absolute;flip:y;z-index:2516520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" from="0,156.6pt" to="481.45pt,15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011DDB">
        <w:tab/>
      </w:r>
      <w:r w:rsidR="00011DDB" w:rsidRPr="00011DDB">
        <w:rPr>
          <w:sz w:val="24"/>
        </w:rPr>
        <w:t xml:space="preserve">Zde je </w:t>
      </w:r>
      <w:del w:id="314" w:author="brejcmic" w:date="2016-01-04T12:06:00Z">
        <w:r w:rsidR="00011DDB" w:rsidRPr="00011DDB" w:rsidDel="002610BC">
          <w:rPr>
            <w:sz w:val="24"/>
          </w:rPr>
          <w:delText xml:space="preserve">již </w:delText>
        </w:r>
      </w:del>
      <w:ins w:id="315" w:author="brejcmic" w:date="2016-01-04T12:06:00Z">
        <w:r w:rsidR="002610BC">
          <w:rPr>
            <w:sz w:val="24"/>
          </w:rPr>
          <w:t>výše</w:t>
        </w:r>
        <w:r w:rsidR="002610BC" w:rsidRPr="00011DDB">
          <w:rPr>
            <w:sz w:val="24"/>
          </w:rPr>
          <w:t xml:space="preserve"> </w:t>
        </w:r>
      </w:ins>
      <w:r w:rsidR="00011DDB" w:rsidRPr="00011DDB">
        <w:rPr>
          <w:sz w:val="24"/>
        </w:rPr>
        <w:t xml:space="preserve">zmíněná funkce command() {203}, která sleduje znaky přicházející </w:t>
      </w:r>
      <w:ins w:id="316" w:author="brejcmic" w:date="2016-01-04T12:06:00Z">
        <w:r w:rsidR="002610BC">
          <w:rPr>
            <w:sz w:val="24"/>
          </w:rPr>
          <w:t xml:space="preserve">po sériové lince </w:t>
        </w:r>
      </w:ins>
      <w:r w:rsidR="00011DDB" w:rsidRPr="00011DDB">
        <w:rPr>
          <w:sz w:val="24"/>
        </w:rPr>
        <w:t xml:space="preserve">do bufferu. V případě že </w:t>
      </w:r>
      <w:r w:rsidR="00553DBC" w:rsidRPr="00011DDB">
        <w:rPr>
          <w:sz w:val="24"/>
        </w:rPr>
        <w:t>nalezne</w:t>
      </w:r>
      <w:r w:rsidR="00011DDB" w:rsidRPr="00011DDB">
        <w:rPr>
          <w:sz w:val="24"/>
        </w:rPr>
        <w:t xml:space="preserve"> znak „#“, spustí zapisování a to až do doby, než narazí na znak „$“. Po přijmutí takovéhoto řetězce </w:t>
      </w:r>
      <w:r w:rsidR="00553DBC" w:rsidRPr="00011DDB">
        <w:rPr>
          <w:sz w:val="24"/>
        </w:rPr>
        <w:t>analyzuje</w:t>
      </w:r>
      <w:r w:rsidR="00011DDB" w:rsidRPr="00011DDB">
        <w:rPr>
          <w:sz w:val="24"/>
        </w:rPr>
        <w:t xml:space="preserve"> znaky mezi nimi. V případě, že přijde například řetězec v podobě příkazu „#SAH08$“, nastaví h</w:t>
      </w:r>
      <w:r w:rsidR="001F6C8D">
        <w:rPr>
          <w:sz w:val="24"/>
        </w:rPr>
        <w:t xml:space="preserve">odinu východu slunce na </w:t>
      </w:r>
      <w:ins w:id="317" w:author="brejcmic" w:date="2016-01-04T12:07:00Z">
        <w:r w:rsidR="002610BC">
          <w:rPr>
            <w:sz w:val="24"/>
          </w:rPr>
          <w:t xml:space="preserve">hodnotu </w:t>
        </w:r>
      </w:ins>
      <w:r w:rsidR="001F6C8D">
        <w:rPr>
          <w:sz w:val="24"/>
        </w:rPr>
        <w:t>8</w:t>
      </w:r>
      <w:del w:id="318" w:author="brejcmic" w:date="2016-01-04T12:07:00Z">
        <w:r w:rsidR="001F6C8D" w:rsidDel="002610BC">
          <w:rPr>
            <w:sz w:val="24"/>
          </w:rPr>
          <w:delText xml:space="preserve"> hodin</w:delText>
        </w:r>
      </w:del>
      <w:r w:rsidR="00011DDB" w:rsidRPr="00011DDB">
        <w:rPr>
          <w:sz w:val="24"/>
        </w:rPr>
        <w:t>. Příkaz „#SAM30$“ nastaví minut</w:t>
      </w:r>
      <w:ins w:id="319" w:author="brejcmic" w:date="2016-01-04T12:07:00Z">
        <w:r w:rsidR="002610BC">
          <w:rPr>
            <w:sz w:val="24"/>
          </w:rPr>
          <w:t>y</w:t>
        </w:r>
      </w:ins>
      <w:del w:id="320" w:author="brejcmic" w:date="2016-01-04T12:07:00Z">
        <w:r w:rsidR="00011DDB" w:rsidRPr="00011DDB" w:rsidDel="002610BC">
          <w:rPr>
            <w:sz w:val="24"/>
          </w:rPr>
          <w:delText>u</w:delText>
        </w:r>
      </w:del>
      <w:r w:rsidR="00011DDB" w:rsidRPr="00011DDB">
        <w:rPr>
          <w:sz w:val="24"/>
        </w:rPr>
        <w:t xml:space="preserve"> východu slunce na </w:t>
      </w:r>
      <w:ins w:id="321" w:author="brejcmic" w:date="2016-01-04T12:07:00Z">
        <w:r w:rsidR="002610BC">
          <w:rPr>
            <w:sz w:val="24"/>
          </w:rPr>
          <w:t xml:space="preserve">hodnotu </w:t>
        </w:r>
      </w:ins>
      <w:r w:rsidR="00553DBC">
        <w:rPr>
          <w:sz w:val="24"/>
        </w:rPr>
        <w:t>30 a výsledný ča</w:t>
      </w:r>
      <w:r w:rsidR="00011DDB" w:rsidRPr="00011DDB">
        <w:rPr>
          <w:sz w:val="24"/>
        </w:rPr>
        <w:t>s východu slunce bude 8:30.</w:t>
      </w:r>
      <w:r w:rsidR="00011DDB">
        <w:rPr>
          <w:sz w:val="24"/>
        </w:rPr>
        <w:t xml:space="preserve"> Funkce má také </w:t>
      </w:r>
      <w:ins w:id="322" w:author="brejcmic" w:date="2016-01-04T12:08:00Z">
        <w:r w:rsidR="002610BC">
          <w:rPr>
            <w:sz w:val="24"/>
          </w:rPr>
          <w:t xml:space="preserve">základní </w:t>
        </w:r>
      </w:ins>
      <w:r w:rsidR="00011DDB">
        <w:rPr>
          <w:sz w:val="24"/>
        </w:rPr>
        <w:t>ošetření</w:t>
      </w:r>
      <w:r w:rsidR="001F6C8D">
        <w:rPr>
          <w:sz w:val="24"/>
        </w:rPr>
        <w:t xml:space="preserve"> proti</w:t>
      </w:r>
      <w:r w:rsidR="00011DDB">
        <w:rPr>
          <w:sz w:val="24"/>
        </w:rPr>
        <w:t xml:space="preserve"> </w:t>
      </w:r>
      <w:del w:id="323" w:author="brejcmic" w:date="2016-01-04T12:08:00Z">
        <w:r w:rsidR="00011DDB" w:rsidDel="002610BC">
          <w:rPr>
            <w:sz w:val="24"/>
          </w:rPr>
          <w:delText>to</w:delText>
        </w:r>
        <w:r w:rsidR="001F6C8D" w:rsidDel="002610BC">
          <w:rPr>
            <w:sz w:val="24"/>
          </w:rPr>
          <w:delText>mu</w:delText>
        </w:r>
      </w:del>
      <w:ins w:id="324" w:author="brejcmic" w:date="2016-01-04T12:08:00Z">
        <w:r w:rsidR="002610BC">
          <w:rPr>
            <w:sz w:val="24"/>
          </w:rPr>
          <w:t>případům</w:t>
        </w:r>
      </w:ins>
      <w:r w:rsidR="00011DDB">
        <w:rPr>
          <w:sz w:val="24"/>
        </w:rPr>
        <w:t xml:space="preserve">, </w:t>
      </w:r>
      <w:ins w:id="325" w:author="brejcmic" w:date="2016-01-04T12:08:00Z">
        <w:r w:rsidR="002610BC">
          <w:rPr>
            <w:sz w:val="24"/>
          </w:rPr>
          <w:t>kdy dojde k zadání</w:t>
        </w:r>
      </w:ins>
      <w:del w:id="326" w:author="brejcmic" w:date="2016-01-04T12:08:00Z">
        <w:r w:rsidR="00011DDB" w:rsidDel="002610BC">
          <w:rPr>
            <w:sz w:val="24"/>
          </w:rPr>
          <w:delText>aby nešlo zadat</w:delText>
        </w:r>
      </w:del>
      <w:r w:rsidR="00011DDB">
        <w:rPr>
          <w:sz w:val="24"/>
        </w:rPr>
        <w:t xml:space="preserve"> nesprávné hodnoty.</w:t>
      </w:r>
      <w:r w:rsidR="00F51E74" w:rsidRPr="00F51E74">
        <w:rPr>
          <w:noProof/>
          <w:sz w:val="24"/>
          <w:lang w:eastAsia="cs-CZ"/>
        </w:rPr>
        <w:t xml:space="preserve"> </w:t>
      </w:r>
    </w:p>
    <w:p w14:paraId="11A49A39" w14:textId="77777777" w:rsidR="00D942EA" w:rsidRDefault="003B1E42" w:rsidP="00D942EA">
      <w:pPr>
        <w:keepNext/>
        <w:spacing w:after="100" w:afterAutospacing="1" w:line="360" w:lineRule="auto"/>
        <w:jc w:val="both"/>
        <w:rPr>
          <w:ins w:id="327" w:author="brejcmic" w:date="2016-01-04T13:33:00Z"/>
        </w:rPr>
        <w:pPrChange w:id="328" w:author="brejcmic" w:date="2016-01-04T13:33:00Z">
          <w:pPr>
            <w:spacing w:after="100" w:afterAutospacing="1" w:line="360" w:lineRule="auto"/>
            <w:jc w:val="both"/>
          </w:pPr>
        </w:pPrChange>
      </w:pPr>
      <w:r>
        <w:rPr>
          <w:noProof/>
          <w:lang w:val="en-US"/>
        </w:rPr>
        <w:lastRenderedPageBreak/>
        <w:drawing>
          <wp:inline distT="0" distB="0" distL="0" distR="0" wp14:anchorId="00BEB445" wp14:editId="2F1672AA">
            <wp:extent cx="4457700" cy="3419475"/>
            <wp:effectExtent l="0" t="0" r="0" b="952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C89B" w14:textId="2A53ABE7" w:rsidR="003B1E42" w:rsidRDefault="00D942EA" w:rsidP="00D942EA">
      <w:pPr>
        <w:pStyle w:val="Titulek"/>
        <w:jc w:val="center"/>
        <w:pPrChange w:id="329" w:author="brejcmic" w:date="2016-01-04T13:33:00Z">
          <w:pPr>
            <w:spacing w:after="100" w:afterAutospacing="1" w:line="360" w:lineRule="auto"/>
            <w:jc w:val="both"/>
          </w:pPr>
        </w:pPrChange>
      </w:pPr>
      <w:ins w:id="330" w:author="brejcmic" w:date="2016-01-04T13:33:00Z">
        <w:r>
          <w:t xml:space="preserve">Výpis </w:t>
        </w:r>
        <w:r>
          <w:fldChar w:fldCharType="begin"/>
        </w:r>
        <w:r>
          <w:instrText xml:space="preserve"> SEQ Výpis \* ARABIC </w:instrText>
        </w:r>
      </w:ins>
      <w:r>
        <w:fldChar w:fldCharType="separate"/>
      </w:r>
      <w:ins w:id="331" w:author="brejcmic" w:date="2016-01-04T13:33:00Z">
        <w:r>
          <w:rPr>
            <w:noProof/>
          </w:rPr>
          <w:t>5</w:t>
        </w:r>
        <w:r>
          <w:fldChar w:fldCharType="end"/>
        </w:r>
        <w:r>
          <w:t>: Část stavového automatu ve funkci ledControl()</w:t>
        </w:r>
      </w:ins>
    </w:p>
    <w:p w14:paraId="35569B0F" w14:textId="500E1757" w:rsidR="00F10E6B" w:rsidRDefault="00F51E74" w:rsidP="00A245DC">
      <w:pPr>
        <w:spacing w:after="100" w:afterAutospacing="1" w:line="360" w:lineRule="auto"/>
        <w:jc w:val="both"/>
        <w:rPr>
          <w:sz w:val="24"/>
        </w:rPr>
      </w:pPr>
      <w:r>
        <w:rPr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640E050" wp14:editId="636152D4">
                <wp:simplePos x="0" y="0"/>
                <wp:positionH relativeFrom="margin">
                  <wp:posOffset>-184150</wp:posOffset>
                </wp:positionH>
                <wp:positionV relativeFrom="paragraph">
                  <wp:posOffset>1373781</wp:posOffset>
                </wp:positionV>
                <wp:extent cx="6114415" cy="0"/>
                <wp:effectExtent l="0" t="0" r="19685" b="19050"/>
                <wp:wrapNone/>
                <wp:docPr id="16" name="Přímá spojnic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144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881809" id="Přímá spojnice 16" o:spid="_x0000_s1026" style="position:absolute;flip:y;z-index:2516469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-14.5pt,108.15pt" to="466.95pt,10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F10E6B" w:rsidRPr="00F10E6B">
        <w:rPr>
          <w:sz w:val="24"/>
        </w:rPr>
        <w:tab/>
        <w:t>Tato ukázka je část kódu z funkce ledControl() {486} a inicializuje východ měsíce.  V praxi funguje tak, že na piny G (zelená) a B (modrá) bude posílat PWM modulaci s postupně zvyšující se střídou a to až do hodnoty 60 z 255 možných. Prodlevu mezi jednotlivými nárůsty určuje uživatel a to definováním hodnoty moonsetDelay {603} v minutách, kter</w:t>
      </w:r>
      <w:r w:rsidR="001F6C8D">
        <w:rPr>
          <w:sz w:val="24"/>
        </w:rPr>
        <w:t>é</w:t>
      </w:r>
      <w:r w:rsidR="00F10E6B" w:rsidRPr="00F10E6B">
        <w:rPr>
          <w:sz w:val="24"/>
        </w:rPr>
        <w:t xml:space="preserve"> určují celkový čas tohoto cyklu. Výsledné složení barev po dokončení toho cyklu bude R:0, G:30 a B:60.</w:t>
      </w:r>
    </w:p>
    <w:p w14:paraId="33CD586F" w14:textId="1414E04C" w:rsidR="00F10E6B" w:rsidRDefault="00F10E6B" w:rsidP="00A245DC">
      <w:pPr>
        <w:spacing w:after="100" w:afterAutospacing="1" w:line="360" w:lineRule="auto"/>
        <w:rPr>
          <w:sz w:val="24"/>
        </w:rPr>
      </w:pPr>
      <w:r>
        <w:rPr>
          <w:sz w:val="24"/>
        </w:rPr>
        <w:br w:type="page"/>
      </w:r>
    </w:p>
    <w:p w14:paraId="7DD5D4DB" w14:textId="39FE3E66" w:rsidR="00455ADB" w:rsidRDefault="00455ADB" w:rsidP="00AF1DA7">
      <w:pPr>
        <w:pStyle w:val="Nadpis1"/>
        <w:spacing w:before="0" w:after="100" w:afterAutospacing="1" w:line="360" w:lineRule="auto"/>
      </w:pPr>
      <w:bookmarkStart w:id="332" w:name="_Toc439677888"/>
      <w:r>
        <w:lastRenderedPageBreak/>
        <w:t>ZÁVĚR</w:t>
      </w:r>
      <w:bookmarkEnd w:id="332"/>
    </w:p>
    <w:p w14:paraId="08199A4C" w14:textId="15112FBA" w:rsidR="00F63B72" w:rsidRDefault="00F63B72" w:rsidP="00F63B72">
      <w:pPr>
        <w:spacing w:afterLines="160" w:after="384" w:line="360" w:lineRule="auto"/>
        <w:ind w:firstLine="360"/>
        <w:jc w:val="both"/>
        <w:rPr>
          <w:sz w:val="24"/>
        </w:rPr>
      </w:pPr>
      <w:r>
        <w:rPr>
          <w:sz w:val="24"/>
        </w:rPr>
        <w:t>Podařilo se</w:t>
      </w:r>
      <w:r w:rsidRPr="00753507">
        <w:rPr>
          <w:sz w:val="24"/>
        </w:rPr>
        <w:t xml:space="preserve"> vytvořit základ pro zařízení, které </w:t>
      </w:r>
      <w:r w:rsidR="00EC6837">
        <w:rPr>
          <w:sz w:val="24"/>
        </w:rPr>
        <w:t>je v současném stavu schopno sloužit</w:t>
      </w:r>
      <w:r w:rsidRPr="00753507">
        <w:rPr>
          <w:sz w:val="24"/>
        </w:rPr>
        <w:t xml:space="preserve"> pro věrnou imitaci průběhu slunečního světla během dne. </w:t>
      </w:r>
      <w:r w:rsidR="00EC6837">
        <w:rPr>
          <w:sz w:val="24"/>
        </w:rPr>
        <w:t>P</w:t>
      </w:r>
      <w:r>
        <w:rPr>
          <w:sz w:val="24"/>
        </w:rPr>
        <w:t>rozatím</w:t>
      </w:r>
      <w:r w:rsidR="00EC6837">
        <w:rPr>
          <w:sz w:val="24"/>
        </w:rPr>
        <w:t xml:space="preserve"> je</w:t>
      </w:r>
      <w:r w:rsidRPr="00753507">
        <w:rPr>
          <w:sz w:val="24"/>
        </w:rPr>
        <w:t xml:space="preserve"> schopné zpracovat</w:t>
      </w:r>
      <w:r>
        <w:rPr>
          <w:sz w:val="24"/>
        </w:rPr>
        <w:t xml:space="preserve"> jednoduché textové příkazy zadané pomocí programovacího softwaru ArduinoIDE. Na základě těchto příkazů a za pomocí PWM regulace ovládá LED osvětlení, které se snaží co nejvěrněji imitovat východ slunce, denní svit, západ slunce a shodné </w:t>
      </w:r>
      <w:r w:rsidR="00EC6837">
        <w:rPr>
          <w:sz w:val="24"/>
        </w:rPr>
        <w:t>cykly</w:t>
      </w:r>
      <w:r>
        <w:rPr>
          <w:sz w:val="24"/>
        </w:rPr>
        <w:t xml:space="preserve"> i pro měsíční svit. Zařízení je schopné poradit si s</w:t>
      </w:r>
      <w:r w:rsidR="00EC6837">
        <w:rPr>
          <w:sz w:val="24"/>
        </w:rPr>
        <w:t xml:space="preserve"> odpojením od napájení, tedy i s </w:t>
      </w:r>
      <w:r>
        <w:rPr>
          <w:sz w:val="24"/>
        </w:rPr>
        <w:t xml:space="preserve">výpadky proudu a po opětovném spuštění naváže </w:t>
      </w:r>
      <w:del w:id="333" w:author="brejcmic" w:date="2016-01-04T12:12:00Z">
        <w:r w:rsidDel="009547B8">
          <w:rPr>
            <w:sz w:val="24"/>
          </w:rPr>
          <w:delText>na</w:delText>
        </w:r>
        <w:r w:rsidR="00EC6837" w:rsidDel="009547B8">
          <w:rPr>
            <w:sz w:val="24"/>
          </w:rPr>
          <w:delText xml:space="preserve"> poslední nastavený cyklus</w:delText>
        </w:r>
      </w:del>
      <w:ins w:id="334" w:author="brejcmic" w:date="2016-01-04T12:12:00Z">
        <w:r w:rsidR="009547B8">
          <w:rPr>
            <w:sz w:val="24"/>
          </w:rPr>
          <w:t>cyklem, který odpovídá času v RTC</w:t>
        </w:r>
      </w:ins>
      <w:r>
        <w:rPr>
          <w:sz w:val="24"/>
        </w:rPr>
        <w:t xml:space="preserve">. </w:t>
      </w:r>
    </w:p>
    <w:p w14:paraId="5C1F4F8B" w14:textId="325511AE" w:rsidR="00EC6837" w:rsidRDefault="00EC6837" w:rsidP="00F63B72">
      <w:pPr>
        <w:spacing w:afterLines="160" w:after="384" w:line="360" w:lineRule="auto"/>
        <w:ind w:firstLine="360"/>
        <w:jc w:val="both"/>
        <w:rPr>
          <w:sz w:val="24"/>
        </w:rPr>
      </w:pPr>
      <w:r>
        <w:rPr>
          <w:sz w:val="24"/>
        </w:rPr>
        <w:t xml:space="preserve">V rámci bakalářské práce by </w:t>
      </w:r>
      <w:r w:rsidR="001F6C8D">
        <w:rPr>
          <w:sz w:val="24"/>
        </w:rPr>
        <w:t xml:space="preserve">zařízení </w:t>
      </w:r>
      <w:r>
        <w:rPr>
          <w:sz w:val="24"/>
        </w:rPr>
        <w:t>mělo</w:t>
      </w:r>
      <w:r w:rsidR="001F6C8D">
        <w:rPr>
          <w:sz w:val="24"/>
        </w:rPr>
        <w:t xml:space="preserve"> být zdokonaleno</w:t>
      </w:r>
      <w:r>
        <w:rPr>
          <w:sz w:val="24"/>
        </w:rPr>
        <w:t xml:space="preserve">. Hlavním cílem bude připojení a zprovoznění WifiShieldu, který bude umožňovat </w:t>
      </w:r>
      <w:r w:rsidR="0090193A">
        <w:rPr>
          <w:sz w:val="24"/>
        </w:rPr>
        <w:t xml:space="preserve">ovládat </w:t>
      </w:r>
      <w:r>
        <w:rPr>
          <w:sz w:val="24"/>
        </w:rPr>
        <w:t>zařízení</w:t>
      </w:r>
      <w:r w:rsidR="0090193A">
        <w:rPr>
          <w:sz w:val="24"/>
        </w:rPr>
        <w:t xml:space="preserve"> z</w:t>
      </w:r>
      <w:r>
        <w:rPr>
          <w:sz w:val="24"/>
        </w:rPr>
        <w:t> notebooku nebo chytrých zařízení pomocí Wi-Fi připojení. Dále by se měl rozrůst uživatels</w:t>
      </w:r>
      <w:r w:rsidR="0090193A">
        <w:rPr>
          <w:sz w:val="24"/>
        </w:rPr>
        <w:t>ký přístup do ovládání zařízení,</w:t>
      </w:r>
      <w:r>
        <w:rPr>
          <w:sz w:val="24"/>
        </w:rPr>
        <w:t xml:space="preserve"> mělo by být možné přepnou</w:t>
      </w:r>
      <w:r w:rsidR="0090193A">
        <w:rPr>
          <w:sz w:val="24"/>
        </w:rPr>
        <w:t>t</w:t>
      </w:r>
      <w:r>
        <w:rPr>
          <w:sz w:val="24"/>
        </w:rPr>
        <w:t xml:space="preserve"> zařízení do manuálního módu a v reálném čase nastavovat na osvětlovací rampě libovolné barvy. V poslední řadě bude nutné vytvořit ekonomickou část tohoto projektu v podobě nákladové analýzy a </w:t>
      </w:r>
      <w:r w:rsidR="000B4EA9">
        <w:rPr>
          <w:sz w:val="24"/>
        </w:rPr>
        <w:t>provozních nákladů.</w:t>
      </w:r>
    </w:p>
    <w:p w14:paraId="4FD3BE5B" w14:textId="77777777" w:rsidR="008E01B0" w:rsidRDefault="00D42152">
      <w:pPr>
        <w:rPr>
          <w:sz w:val="24"/>
        </w:rPr>
        <w:sectPr w:rsidR="008E01B0" w:rsidSect="008E01B0">
          <w:footerReference w:type="default" r:id="rId26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sz w:val="24"/>
        </w:rPr>
        <w:br w:type="page"/>
      </w:r>
    </w:p>
    <w:p w14:paraId="7F32026A" w14:textId="3AE0B078" w:rsidR="00776750" w:rsidRDefault="00A0542F" w:rsidP="00A245DC">
      <w:pPr>
        <w:pStyle w:val="Nadpis1"/>
        <w:spacing w:before="0" w:after="100" w:afterAutospacing="1" w:line="360" w:lineRule="auto"/>
      </w:pPr>
      <w:bookmarkStart w:id="335" w:name="_Toc439677889"/>
      <w:r>
        <w:lastRenderedPageBreak/>
        <w:t>POUŽITÁ LITERATURA</w:t>
      </w:r>
      <w:bookmarkEnd w:id="335"/>
    </w:p>
    <w:p w14:paraId="34E3B432" w14:textId="77777777" w:rsidR="000B4EA9" w:rsidRPr="003B1E42" w:rsidRDefault="000B4EA9" w:rsidP="000B4EA9">
      <w:pPr>
        <w:pStyle w:val="Odstavecseseznamem"/>
        <w:numPr>
          <w:ilvl w:val="0"/>
          <w:numId w:val="11"/>
        </w:numPr>
        <w:suppressAutoHyphens/>
        <w:spacing w:after="100" w:afterAutospacing="1" w:line="360" w:lineRule="auto"/>
        <w:rPr>
          <w:sz w:val="24"/>
          <w:szCs w:val="24"/>
        </w:rPr>
      </w:pPr>
      <w:r w:rsidRPr="003B1E42">
        <w:rPr>
          <w:sz w:val="24"/>
          <w:szCs w:val="24"/>
        </w:rPr>
        <w:t xml:space="preserve">HAASZ, Vladimír. </w:t>
      </w:r>
      <w:r w:rsidRPr="003B1E42">
        <w:rPr>
          <w:i/>
          <w:iCs/>
          <w:sz w:val="24"/>
          <w:szCs w:val="24"/>
        </w:rPr>
        <w:t>Elektrická měření: přístroje a metody</w:t>
      </w:r>
      <w:r w:rsidRPr="003B1E42">
        <w:rPr>
          <w:sz w:val="24"/>
          <w:szCs w:val="24"/>
        </w:rPr>
        <w:t>. Vyd. 2. Praha: Vydavatelství ČVUT, 2005, 337 s. ISBN 80-010-2731-7.</w:t>
      </w:r>
    </w:p>
    <w:p w14:paraId="1E84B3D7" w14:textId="77777777" w:rsidR="000B4EA9" w:rsidRPr="003B1E42" w:rsidRDefault="000B4EA9" w:rsidP="000B4EA9">
      <w:pPr>
        <w:pStyle w:val="Odstavecseseznamem"/>
        <w:numPr>
          <w:ilvl w:val="0"/>
          <w:numId w:val="11"/>
        </w:numPr>
        <w:suppressAutoHyphens/>
        <w:spacing w:after="100" w:afterAutospacing="1" w:line="360" w:lineRule="auto"/>
        <w:rPr>
          <w:sz w:val="24"/>
          <w:szCs w:val="24"/>
        </w:rPr>
      </w:pPr>
      <w:r w:rsidRPr="003B1E42">
        <w:rPr>
          <w:sz w:val="24"/>
          <w:szCs w:val="24"/>
        </w:rPr>
        <w:t xml:space="preserve">EVANS, Brian. </w:t>
      </w:r>
      <w:r w:rsidRPr="003B1E42">
        <w:rPr>
          <w:i/>
          <w:iCs/>
          <w:sz w:val="24"/>
          <w:szCs w:val="24"/>
        </w:rPr>
        <w:t>Beginning Arduino programming</w:t>
      </w:r>
      <w:r w:rsidRPr="003B1E42">
        <w:rPr>
          <w:sz w:val="24"/>
          <w:szCs w:val="24"/>
        </w:rPr>
        <w:t>. New York: Distributed to the book trade worldwide by Springer Science Business Media, c2011, xx, 252 p. ISBN 14-302-3777-5.</w:t>
      </w:r>
    </w:p>
    <w:p w14:paraId="63F3F221" w14:textId="77777777" w:rsidR="000B4EA9" w:rsidRDefault="000B4EA9" w:rsidP="000B4EA9">
      <w:pPr>
        <w:pStyle w:val="Odstavecseseznamem"/>
        <w:numPr>
          <w:ilvl w:val="0"/>
          <w:numId w:val="11"/>
        </w:numPr>
        <w:suppressAutoHyphens/>
        <w:spacing w:after="100" w:afterAutospacing="1" w:line="360" w:lineRule="auto"/>
        <w:rPr>
          <w:sz w:val="24"/>
          <w:szCs w:val="24"/>
        </w:rPr>
      </w:pPr>
      <w:r w:rsidRPr="003B1E42">
        <w:rPr>
          <w:sz w:val="24"/>
          <w:szCs w:val="24"/>
        </w:rPr>
        <w:t xml:space="preserve">VOBECKÝ, Jan a Vít ZÁHLAVA. </w:t>
      </w:r>
      <w:r w:rsidRPr="003B1E42">
        <w:rPr>
          <w:i/>
          <w:iCs/>
          <w:sz w:val="24"/>
          <w:szCs w:val="24"/>
        </w:rPr>
        <w:t>Elektronika: součástky a obvody, principy a příklady</w:t>
      </w:r>
      <w:r w:rsidRPr="003B1E42">
        <w:rPr>
          <w:sz w:val="24"/>
          <w:szCs w:val="24"/>
        </w:rPr>
        <w:t>. 3., rozš. vyd. Praha: Grada Publishing, 2005, 220 s. ISBN 80-247-1241-5.</w:t>
      </w:r>
    </w:p>
    <w:p w14:paraId="2C559782" w14:textId="5B3C5DEC" w:rsidR="00935FE2" w:rsidRPr="003B1E42" w:rsidRDefault="00935FE2" w:rsidP="000B4EA9">
      <w:pPr>
        <w:pStyle w:val="Odstavecseseznamem"/>
        <w:numPr>
          <w:ilvl w:val="0"/>
          <w:numId w:val="11"/>
        </w:numPr>
        <w:suppressAutoHyphens/>
        <w:spacing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HEBL, Jiří, Karel DVOŘÁČEK, Vladimír DVOŘÁČEK, Petr ŽÁK, </w:t>
      </w:r>
      <w:r w:rsidRPr="00935FE2">
        <w:rPr>
          <w:i/>
          <w:sz w:val="24"/>
          <w:szCs w:val="24"/>
        </w:rPr>
        <w:t>Světlo a osvětl</w:t>
      </w:r>
      <w:r>
        <w:rPr>
          <w:i/>
          <w:sz w:val="24"/>
          <w:szCs w:val="24"/>
        </w:rPr>
        <w:t xml:space="preserve">ování. </w:t>
      </w:r>
      <w:r>
        <w:rPr>
          <w:sz w:val="24"/>
          <w:szCs w:val="24"/>
        </w:rPr>
        <w:t>FCC Public s.r.o, 2013, 622 s. ISBN 978-80-86534-21-3.</w:t>
      </w:r>
    </w:p>
    <w:p w14:paraId="209CD094" w14:textId="6E15F4A3" w:rsidR="000B4EA9" w:rsidRDefault="000B4EA9" w:rsidP="000B4EA9">
      <w:pPr>
        <w:pStyle w:val="Odstavecseseznamem"/>
        <w:numPr>
          <w:ilvl w:val="0"/>
          <w:numId w:val="11"/>
        </w:numPr>
        <w:suppressAutoHyphens/>
        <w:spacing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ZÁHLAVA, Vít. </w:t>
      </w:r>
      <w:r w:rsidRPr="000B4EA9">
        <w:rPr>
          <w:i/>
          <w:sz w:val="24"/>
          <w:szCs w:val="24"/>
        </w:rPr>
        <w:t>Návrh a konstrukce desek plošných spojů</w:t>
      </w:r>
      <w:r>
        <w:rPr>
          <w:sz w:val="24"/>
          <w:szCs w:val="24"/>
        </w:rPr>
        <w:t>. Praha: Vydavatelství ČVUT, 2005, 77 s</w:t>
      </w:r>
      <w:r w:rsidR="00935FE2">
        <w:rPr>
          <w:sz w:val="24"/>
          <w:szCs w:val="24"/>
        </w:rPr>
        <w:t>. ISBN 80-01-03351-1.</w:t>
      </w:r>
    </w:p>
    <w:p w14:paraId="083C7C20" w14:textId="364CA74E" w:rsidR="000B4EA9" w:rsidRDefault="000B4EA9" w:rsidP="000B4EA9">
      <w:pPr>
        <w:pStyle w:val="Odstavecseseznamem"/>
        <w:numPr>
          <w:ilvl w:val="0"/>
          <w:numId w:val="11"/>
        </w:numPr>
        <w:suppressAutoHyphens/>
        <w:spacing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VODA, Zbyšek &amp; tým HW Kitchen. </w:t>
      </w:r>
      <w:r w:rsidR="00935FE2">
        <w:rPr>
          <w:i/>
          <w:sz w:val="24"/>
          <w:szCs w:val="24"/>
        </w:rPr>
        <w:t>P</w:t>
      </w:r>
      <w:r w:rsidR="00935FE2" w:rsidRPr="000B4EA9">
        <w:rPr>
          <w:i/>
          <w:sz w:val="24"/>
          <w:szCs w:val="24"/>
        </w:rPr>
        <w:t xml:space="preserve">růvodce světem </w:t>
      </w:r>
      <w:r w:rsidR="00935FE2">
        <w:rPr>
          <w:i/>
          <w:sz w:val="24"/>
          <w:szCs w:val="24"/>
        </w:rPr>
        <w:t>A</w:t>
      </w:r>
      <w:r w:rsidR="00935FE2" w:rsidRPr="000B4EA9">
        <w:rPr>
          <w:i/>
          <w:sz w:val="24"/>
          <w:szCs w:val="24"/>
        </w:rPr>
        <w:t>rduina</w:t>
      </w:r>
      <w:r w:rsidRPr="000B4EA9">
        <w:rPr>
          <w:i/>
          <w:sz w:val="24"/>
          <w:szCs w:val="24"/>
        </w:rPr>
        <w:t>.</w:t>
      </w:r>
      <w:r>
        <w:rPr>
          <w:sz w:val="24"/>
          <w:szCs w:val="24"/>
        </w:rPr>
        <w:t xml:space="preserve"> Nakladatelství Martin Stříž, 2015, 240 s. ISBN 978-80-87106-90-7</w:t>
      </w:r>
      <w:r w:rsidR="00935FE2">
        <w:rPr>
          <w:sz w:val="24"/>
          <w:szCs w:val="24"/>
        </w:rPr>
        <w:t>.</w:t>
      </w:r>
    </w:p>
    <w:p w14:paraId="3D7AD683" w14:textId="4B62B393" w:rsidR="00D42152" w:rsidRDefault="00D42152" w:rsidP="000B4EA9">
      <w:pPr>
        <w:pStyle w:val="Odstavecseseznamem"/>
        <w:numPr>
          <w:ilvl w:val="0"/>
          <w:numId w:val="11"/>
        </w:numPr>
        <w:suppressAutoHyphens/>
        <w:spacing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KROUPA, Miloš. </w:t>
      </w:r>
      <w:r w:rsidR="00935FE2">
        <w:rPr>
          <w:i/>
          <w:sz w:val="24"/>
          <w:szCs w:val="24"/>
        </w:rPr>
        <w:t>A</w:t>
      </w:r>
      <w:r w:rsidR="00935FE2" w:rsidRPr="00D42152">
        <w:rPr>
          <w:i/>
          <w:sz w:val="24"/>
          <w:szCs w:val="24"/>
        </w:rPr>
        <w:t>kvárium příručka pro začátečníky</w:t>
      </w:r>
      <w:r>
        <w:rPr>
          <w:sz w:val="24"/>
          <w:szCs w:val="24"/>
        </w:rPr>
        <w:t>. Nakladatelství Robimaus, 2010, 72 s. ISBN 978-80-87293-11-9</w:t>
      </w:r>
      <w:r w:rsidR="00935FE2">
        <w:rPr>
          <w:sz w:val="24"/>
          <w:szCs w:val="24"/>
        </w:rPr>
        <w:t>.</w:t>
      </w:r>
    </w:p>
    <w:p w14:paraId="47F6352C" w14:textId="342295B5" w:rsidR="00863B63" w:rsidRDefault="00863B63" w:rsidP="00863B63">
      <w:pPr>
        <w:pStyle w:val="Odstavecseseznamem"/>
        <w:numPr>
          <w:ilvl w:val="0"/>
          <w:numId w:val="11"/>
        </w:numPr>
        <w:suppressAutoHyphens/>
        <w:spacing w:after="100" w:afterAutospacing="1" w:line="360" w:lineRule="auto"/>
        <w:rPr>
          <w:sz w:val="24"/>
          <w:szCs w:val="24"/>
        </w:rPr>
      </w:pPr>
      <w:r w:rsidRPr="00863B63">
        <w:rPr>
          <w:sz w:val="24"/>
          <w:szCs w:val="24"/>
        </w:rPr>
        <w:t xml:space="preserve">Jak vybrat LED osvětlení do akvária. Rostlinna-akvaria.cz [online]. [cit. 2016-01-02]. Dostupné z: </w:t>
      </w:r>
      <w:hyperlink r:id="rId27" w:history="1">
        <w:r w:rsidR="00F51E74" w:rsidRPr="00A27E9C">
          <w:rPr>
            <w:rStyle w:val="Hypertextovodkaz"/>
            <w:sz w:val="24"/>
            <w:szCs w:val="24"/>
          </w:rPr>
          <w:t>http://www.rostlinna-akvaria.cz/jak-vybrat-led-osvetleni-do-akvaria-147</w:t>
        </w:r>
      </w:hyperlink>
    </w:p>
    <w:p w14:paraId="3C749C04" w14:textId="77777777" w:rsidR="00F51E74" w:rsidRDefault="00F51E7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4941077" w14:textId="3F4846F3" w:rsidR="0090193A" w:rsidRDefault="0090193A" w:rsidP="00A245DC">
      <w:pPr>
        <w:pStyle w:val="Nadpis1"/>
        <w:spacing w:before="0" w:after="100" w:afterAutospacing="1" w:line="360" w:lineRule="auto"/>
      </w:pPr>
      <w:bookmarkStart w:id="336" w:name="_Toc439677890"/>
      <w:r>
        <w:lastRenderedPageBreak/>
        <w:t>PŘÍLOHY</w:t>
      </w:r>
      <w:bookmarkEnd w:id="336"/>
    </w:p>
    <w:p w14:paraId="32E12C87" w14:textId="35F4B2FE" w:rsidR="00776750" w:rsidRPr="0090193A" w:rsidRDefault="00776750" w:rsidP="0090193A">
      <w:pPr>
        <w:rPr>
          <w:b/>
          <w:sz w:val="28"/>
        </w:rPr>
      </w:pPr>
      <w:r w:rsidRPr="0090193A">
        <w:rPr>
          <w:b/>
          <w:sz w:val="28"/>
        </w:rPr>
        <w:t>PŘÍLOHA</w:t>
      </w:r>
      <w:r w:rsidR="0099408E" w:rsidRPr="0090193A">
        <w:rPr>
          <w:b/>
          <w:sz w:val="28"/>
        </w:rPr>
        <w:t xml:space="preserve"> Č. 1</w:t>
      </w:r>
    </w:p>
    <w:p w14:paraId="086F2081" w14:textId="77777777" w:rsidR="0099408E" w:rsidRDefault="0099408E" w:rsidP="0099408E">
      <w:pPr>
        <w:spacing w:after="0"/>
      </w:pPr>
      <w:r>
        <w:t>#include &lt;EEPROM.h&gt;</w:t>
      </w:r>
    </w:p>
    <w:p w14:paraId="2A3E9D8D" w14:textId="77777777" w:rsidR="0099408E" w:rsidRDefault="0099408E" w:rsidP="0099408E">
      <w:pPr>
        <w:spacing w:after="0"/>
      </w:pPr>
      <w:r>
        <w:t>#include "Wire.h"</w:t>
      </w:r>
    </w:p>
    <w:p w14:paraId="3F2EF5E7" w14:textId="77777777" w:rsidR="0099408E" w:rsidRDefault="0099408E" w:rsidP="0099408E">
      <w:pPr>
        <w:spacing w:after="0"/>
      </w:pPr>
      <w:r>
        <w:t>#define DS3231_I2C_ADDRESS 0x68</w:t>
      </w:r>
    </w:p>
    <w:p w14:paraId="079C63EE" w14:textId="77777777" w:rsidR="0099408E" w:rsidRDefault="0099408E" w:rsidP="0099408E">
      <w:pPr>
        <w:spacing w:after="0"/>
      </w:pPr>
      <w:r>
        <w:t>#define BUFFER_SIZE 20</w:t>
      </w:r>
    </w:p>
    <w:p w14:paraId="15B2601B" w14:textId="77777777" w:rsidR="0099408E" w:rsidRDefault="0099408E" w:rsidP="0099408E">
      <w:pPr>
        <w:spacing w:after="0"/>
      </w:pPr>
      <w:r>
        <w:t>#define EEADR_SSH   0</w:t>
      </w:r>
    </w:p>
    <w:p w14:paraId="771D9996" w14:textId="77777777" w:rsidR="0099408E" w:rsidRDefault="0099408E" w:rsidP="0099408E">
      <w:pPr>
        <w:spacing w:after="0"/>
      </w:pPr>
      <w:r>
        <w:t>#define EEADR_SSM   1</w:t>
      </w:r>
    </w:p>
    <w:p w14:paraId="459A0F05" w14:textId="77777777" w:rsidR="0099408E" w:rsidRDefault="0099408E" w:rsidP="0099408E">
      <w:pPr>
        <w:spacing w:after="0"/>
      </w:pPr>
      <w:r>
        <w:t>#define EEADR_SRH   2</w:t>
      </w:r>
    </w:p>
    <w:p w14:paraId="423F12A6" w14:textId="77777777" w:rsidR="0099408E" w:rsidRDefault="0099408E" w:rsidP="0099408E">
      <w:pPr>
        <w:spacing w:after="0"/>
      </w:pPr>
      <w:r>
        <w:t>#define EEADR_SRM   3</w:t>
      </w:r>
    </w:p>
    <w:p w14:paraId="08BB505C" w14:textId="77777777" w:rsidR="0099408E" w:rsidRDefault="0099408E" w:rsidP="0099408E">
      <w:pPr>
        <w:spacing w:after="0"/>
      </w:pPr>
      <w:r>
        <w:t>#define EEADR_MSH   4</w:t>
      </w:r>
    </w:p>
    <w:p w14:paraId="15069C09" w14:textId="77777777" w:rsidR="0099408E" w:rsidRDefault="0099408E" w:rsidP="0099408E">
      <w:pPr>
        <w:spacing w:after="0"/>
      </w:pPr>
      <w:r>
        <w:t>#define EEADR_MSM   5</w:t>
      </w:r>
    </w:p>
    <w:p w14:paraId="399CCB1A" w14:textId="77777777" w:rsidR="0099408E" w:rsidRDefault="0099408E" w:rsidP="0099408E">
      <w:pPr>
        <w:spacing w:after="0"/>
      </w:pPr>
      <w:r>
        <w:t>#define EEADR_MRH   6</w:t>
      </w:r>
    </w:p>
    <w:p w14:paraId="4F288960" w14:textId="77777777" w:rsidR="0099408E" w:rsidRDefault="0099408E" w:rsidP="0099408E">
      <w:pPr>
        <w:spacing w:after="0"/>
      </w:pPr>
      <w:r>
        <w:t>#define EEADR_MRM   7</w:t>
      </w:r>
    </w:p>
    <w:p w14:paraId="612AF50D" w14:textId="77777777" w:rsidR="0099408E" w:rsidRDefault="0099408E" w:rsidP="0099408E">
      <w:pPr>
        <w:spacing w:after="0"/>
      </w:pPr>
      <w:r>
        <w:t>#define EEADR_SSD   8</w:t>
      </w:r>
    </w:p>
    <w:p w14:paraId="4807D102" w14:textId="77777777" w:rsidR="0099408E" w:rsidRDefault="0099408E" w:rsidP="0099408E">
      <w:pPr>
        <w:spacing w:after="0"/>
      </w:pPr>
      <w:r>
        <w:t>#define EEADR_SRD   9</w:t>
      </w:r>
    </w:p>
    <w:p w14:paraId="6EEA1908" w14:textId="77777777" w:rsidR="0099408E" w:rsidRDefault="0099408E" w:rsidP="0099408E">
      <w:pPr>
        <w:spacing w:after="0"/>
      </w:pPr>
      <w:r>
        <w:t>#define EEADR_MSD   10</w:t>
      </w:r>
    </w:p>
    <w:p w14:paraId="25CF49E9" w14:textId="77777777" w:rsidR="0099408E" w:rsidRDefault="0099408E" w:rsidP="0099408E">
      <w:pPr>
        <w:spacing w:after="0"/>
      </w:pPr>
      <w:r>
        <w:t>#define EEADR_MRD   11</w:t>
      </w:r>
    </w:p>
    <w:p w14:paraId="1C5328D1" w14:textId="77777777" w:rsidR="0099408E" w:rsidRDefault="0099408E" w:rsidP="0099408E">
      <w:pPr>
        <w:spacing w:after="0"/>
      </w:pPr>
      <w:r>
        <w:t>byte sunsetHour;       //vychod slunce hodina</w:t>
      </w:r>
    </w:p>
    <w:p w14:paraId="3D51A41B" w14:textId="77777777" w:rsidR="0099408E" w:rsidRDefault="0099408E" w:rsidP="0099408E">
      <w:pPr>
        <w:spacing w:after="0"/>
      </w:pPr>
      <w:r>
        <w:t>byte sunsetMinute;     //vychod slunce minuta</w:t>
      </w:r>
    </w:p>
    <w:p w14:paraId="001172E9" w14:textId="77777777" w:rsidR="0099408E" w:rsidRDefault="0099408E" w:rsidP="0099408E">
      <w:pPr>
        <w:spacing w:after="0"/>
      </w:pPr>
      <w:r>
        <w:t>byte sunriseHour;      //zapad slunce hodina</w:t>
      </w:r>
    </w:p>
    <w:p w14:paraId="3871F29E" w14:textId="77777777" w:rsidR="0099408E" w:rsidRDefault="0099408E" w:rsidP="0099408E">
      <w:pPr>
        <w:spacing w:after="0"/>
      </w:pPr>
      <w:r>
        <w:t>byte sunriseMinute;    //zapad slunce minta</w:t>
      </w:r>
    </w:p>
    <w:p w14:paraId="0675640E" w14:textId="77777777" w:rsidR="0099408E" w:rsidRDefault="0099408E" w:rsidP="0099408E">
      <w:pPr>
        <w:spacing w:after="0"/>
      </w:pPr>
      <w:r>
        <w:t>byte moonsetHour;      //vychod mesice hodina</w:t>
      </w:r>
    </w:p>
    <w:p w14:paraId="608C273B" w14:textId="77777777" w:rsidR="0099408E" w:rsidRDefault="0099408E" w:rsidP="0099408E">
      <w:pPr>
        <w:spacing w:after="0"/>
      </w:pPr>
      <w:r>
        <w:t>byte moonsetMinute;    //vychod mesice minuta</w:t>
      </w:r>
    </w:p>
    <w:p w14:paraId="7BC9DA79" w14:textId="77777777" w:rsidR="0099408E" w:rsidRDefault="0099408E" w:rsidP="0099408E">
      <w:pPr>
        <w:spacing w:after="0"/>
      </w:pPr>
      <w:r>
        <w:t>byte moonriseHour;     //zapad mesice hodina</w:t>
      </w:r>
    </w:p>
    <w:p w14:paraId="09CF3E36" w14:textId="77777777" w:rsidR="0099408E" w:rsidRDefault="0099408E" w:rsidP="0099408E">
      <w:pPr>
        <w:spacing w:after="0"/>
      </w:pPr>
      <w:r>
        <w:t>byte moonriseMinute;   //zapad mesice minuta</w:t>
      </w:r>
    </w:p>
    <w:p w14:paraId="6E92409B" w14:textId="77777777" w:rsidR="0099408E" w:rsidRDefault="0099408E" w:rsidP="0099408E">
      <w:pPr>
        <w:spacing w:after="0"/>
      </w:pPr>
      <w:r>
        <w:t>byte sunsetDelay;      //vychod slunce trvani</w:t>
      </w:r>
    </w:p>
    <w:p w14:paraId="7BC573D7" w14:textId="77777777" w:rsidR="0099408E" w:rsidRDefault="0099408E" w:rsidP="0099408E">
      <w:pPr>
        <w:spacing w:after="0"/>
      </w:pPr>
      <w:r>
        <w:t>byte sunriseDelay;     //zapad slunce trvani</w:t>
      </w:r>
    </w:p>
    <w:p w14:paraId="60F9F0EB" w14:textId="77777777" w:rsidR="0099408E" w:rsidRDefault="0099408E" w:rsidP="0099408E">
      <w:pPr>
        <w:spacing w:after="0"/>
      </w:pPr>
      <w:r>
        <w:t>byte moonsetDelay;     //vychod mesice trvani</w:t>
      </w:r>
    </w:p>
    <w:p w14:paraId="6F9C6446" w14:textId="77777777" w:rsidR="0099408E" w:rsidRDefault="0099408E" w:rsidP="0099408E">
      <w:pPr>
        <w:spacing w:after="0"/>
      </w:pPr>
      <w:r>
        <w:t>byte moonriseDelay;    //zapad mesice trvani</w:t>
      </w:r>
    </w:p>
    <w:p w14:paraId="5DBFC9C3" w14:textId="77777777" w:rsidR="0099408E" w:rsidRDefault="0099408E" w:rsidP="0099408E">
      <w:pPr>
        <w:spacing w:after="0"/>
      </w:pPr>
      <w:r>
        <w:t>int W = 5;</w:t>
      </w:r>
    </w:p>
    <w:p w14:paraId="21AC3341" w14:textId="77777777" w:rsidR="0099408E" w:rsidRDefault="0099408E" w:rsidP="0099408E">
      <w:pPr>
        <w:spacing w:after="0"/>
      </w:pPr>
      <w:r>
        <w:t>int R = 10;</w:t>
      </w:r>
    </w:p>
    <w:p w14:paraId="6637104A" w14:textId="77777777" w:rsidR="0099408E" w:rsidRDefault="0099408E" w:rsidP="0099408E">
      <w:pPr>
        <w:spacing w:after="0"/>
      </w:pPr>
      <w:r>
        <w:t>int G = 9;</w:t>
      </w:r>
    </w:p>
    <w:p w14:paraId="6978D241" w14:textId="77777777" w:rsidR="0099408E" w:rsidRDefault="0099408E" w:rsidP="0099408E">
      <w:pPr>
        <w:spacing w:after="0"/>
      </w:pPr>
      <w:r>
        <w:t>int B = 11;</w:t>
      </w:r>
    </w:p>
    <w:p w14:paraId="5B26EC9E" w14:textId="77777777" w:rsidR="0099408E" w:rsidRDefault="0099408E" w:rsidP="0099408E">
      <w:pPr>
        <w:spacing w:after="0"/>
      </w:pPr>
    </w:p>
    <w:p w14:paraId="7F503D8A" w14:textId="77777777" w:rsidR="0099408E" w:rsidRDefault="0099408E" w:rsidP="0099408E">
      <w:pPr>
        <w:spacing w:after="0"/>
      </w:pPr>
      <w:r>
        <w:t>typedef enum{</w:t>
      </w:r>
    </w:p>
    <w:p w14:paraId="4455D6A9" w14:textId="77777777" w:rsidR="0099408E" w:rsidRDefault="0099408E" w:rsidP="0099408E">
      <w:pPr>
        <w:spacing w:after="0"/>
      </w:pPr>
      <w:r>
        <w:t xml:space="preserve">  IDLE_STATE, </w:t>
      </w:r>
    </w:p>
    <w:p w14:paraId="2C18F13B" w14:textId="77777777" w:rsidR="0099408E" w:rsidRDefault="0099408E" w:rsidP="0099408E">
      <w:pPr>
        <w:spacing w:after="0"/>
      </w:pPr>
      <w:r>
        <w:t xml:space="preserve">  SUNSET_IDLE, SUNSET_INIT, SUNSET_SOON, SUNSET_MIDDLE, SUNSET_LATE,</w:t>
      </w:r>
    </w:p>
    <w:p w14:paraId="53EB241F" w14:textId="77777777" w:rsidR="0099408E" w:rsidRDefault="0099408E" w:rsidP="0099408E">
      <w:pPr>
        <w:spacing w:after="0"/>
      </w:pPr>
      <w:r>
        <w:t xml:space="preserve">  SUNRISE_IDLE, SUNRISE_INIT, SUNRISE_SOON, SUNRISE_MIDDLE, SUNRISE_LATE,</w:t>
      </w:r>
    </w:p>
    <w:p w14:paraId="7ED5A23C" w14:textId="77777777" w:rsidR="0099408E" w:rsidRDefault="0099408E" w:rsidP="0099408E">
      <w:pPr>
        <w:spacing w:after="0"/>
      </w:pPr>
      <w:r>
        <w:t xml:space="preserve">  MOONSET_IDLE, MOONSET_INIT, MOONSET,</w:t>
      </w:r>
    </w:p>
    <w:p w14:paraId="64BDC3FE" w14:textId="77777777" w:rsidR="0099408E" w:rsidRDefault="0099408E" w:rsidP="0099408E">
      <w:pPr>
        <w:spacing w:after="0"/>
      </w:pPr>
      <w:r>
        <w:t xml:space="preserve">  MOONRISE_IDLE, MOONRISE_INIT, MOONRISE</w:t>
      </w:r>
    </w:p>
    <w:p w14:paraId="5F14CC33" w14:textId="77777777" w:rsidR="0099408E" w:rsidRDefault="0099408E" w:rsidP="0099408E">
      <w:pPr>
        <w:spacing w:after="0"/>
      </w:pPr>
      <w:r>
        <w:t>}</w:t>
      </w:r>
    </w:p>
    <w:p w14:paraId="3BEAB411" w14:textId="77777777" w:rsidR="0099408E" w:rsidRDefault="0099408E" w:rsidP="0099408E">
      <w:pPr>
        <w:spacing w:after="0"/>
      </w:pPr>
      <w:r>
        <w:t>ledState_t;</w:t>
      </w:r>
    </w:p>
    <w:p w14:paraId="360ACD76" w14:textId="77777777" w:rsidR="0099408E" w:rsidRDefault="0099408E" w:rsidP="0099408E">
      <w:pPr>
        <w:spacing w:after="0"/>
      </w:pPr>
    </w:p>
    <w:p w14:paraId="5779072D" w14:textId="77777777" w:rsidR="0099408E" w:rsidRDefault="0099408E" w:rsidP="0099408E">
      <w:pPr>
        <w:spacing w:after="0"/>
      </w:pPr>
      <w:r>
        <w:t>ledState_t ledState;</w:t>
      </w:r>
    </w:p>
    <w:p w14:paraId="591524FC" w14:textId="77777777" w:rsidR="0099408E" w:rsidRDefault="0099408E" w:rsidP="0099408E">
      <w:pPr>
        <w:spacing w:after="0"/>
      </w:pPr>
    </w:p>
    <w:p w14:paraId="1B38B702" w14:textId="77777777" w:rsidR="0099408E" w:rsidRDefault="0099408E" w:rsidP="0099408E">
      <w:pPr>
        <w:spacing w:after="0"/>
      </w:pPr>
      <w:r>
        <w:t>// Convert normal decimal numbers to binary coded decimal</w:t>
      </w:r>
    </w:p>
    <w:p w14:paraId="69D18AEF" w14:textId="77777777" w:rsidR="0099408E" w:rsidRDefault="0099408E" w:rsidP="0099408E">
      <w:pPr>
        <w:spacing w:after="0"/>
      </w:pPr>
      <w:r>
        <w:t>byte decToBcd(byte val){</w:t>
      </w:r>
    </w:p>
    <w:p w14:paraId="26CBF068" w14:textId="77777777" w:rsidR="0099408E" w:rsidRDefault="0099408E" w:rsidP="0099408E">
      <w:pPr>
        <w:spacing w:after="0"/>
      </w:pPr>
      <w:r>
        <w:t xml:space="preserve">    return( (val/10*16) + (</w:t>
      </w:r>
      <w:proofErr w:type="gramStart"/>
      <w:r>
        <w:t>val%10) );</w:t>
      </w:r>
      <w:proofErr w:type="gramEnd"/>
    </w:p>
    <w:p w14:paraId="78D289BD" w14:textId="77777777" w:rsidR="0099408E" w:rsidRDefault="0099408E" w:rsidP="0099408E">
      <w:pPr>
        <w:spacing w:after="0"/>
      </w:pPr>
      <w:r>
        <w:t>}</w:t>
      </w:r>
    </w:p>
    <w:p w14:paraId="3FFB0E32" w14:textId="77777777" w:rsidR="0099408E" w:rsidRDefault="0099408E" w:rsidP="0099408E">
      <w:pPr>
        <w:spacing w:after="0"/>
      </w:pPr>
    </w:p>
    <w:p w14:paraId="1D5C7BCB" w14:textId="77777777" w:rsidR="0099408E" w:rsidRDefault="0099408E" w:rsidP="0099408E">
      <w:pPr>
        <w:spacing w:after="0"/>
      </w:pPr>
      <w:r>
        <w:t>// Convert binary coded decimal to normal decimal numbers</w:t>
      </w:r>
    </w:p>
    <w:p w14:paraId="0005D63E" w14:textId="77777777" w:rsidR="0099408E" w:rsidRDefault="0099408E" w:rsidP="0099408E">
      <w:pPr>
        <w:spacing w:after="0"/>
      </w:pPr>
      <w:r>
        <w:t>byte bcdToDec(byte val){</w:t>
      </w:r>
    </w:p>
    <w:p w14:paraId="7AF8C48A" w14:textId="77777777" w:rsidR="0099408E" w:rsidRDefault="0099408E" w:rsidP="0099408E">
      <w:pPr>
        <w:spacing w:after="0"/>
      </w:pPr>
      <w:r>
        <w:t xml:space="preserve">    return( (val/16*10) + (</w:t>
      </w:r>
      <w:proofErr w:type="gramStart"/>
      <w:r>
        <w:t>val%16) );</w:t>
      </w:r>
      <w:proofErr w:type="gramEnd"/>
    </w:p>
    <w:p w14:paraId="3498CEEE" w14:textId="77777777" w:rsidR="0099408E" w:rsidRDefault="0099408E" w:rsidP="0099408E">
      <w:pPr>
        <w:spacing w:after="0"/>
      </w:pPr>
      <w:r>
        <w:t>}</w:t>
      </w:r>
    </w:p>
    <w:p w14:paraId="65475E58" w14:textId="77777777" w:rsidR="0099408E" w:rsidRDefault="0099408E" w:rsidP="0099408E">
      <w:pPr>
        <w:spacing w:after="0"/>
      </w:pPr>
    </w:p>
    <w:p w14:paraId="7DFB46A8" w14:textId="77777777" w:rsidR="0099408E" w:rsidRDefault="0099408E" w:rsidP="0099408E">
      <w:pPr>
        <w:spacing w:after="0"/>
      </w:pPr>
      <w:r>
        <w:t>// Convert ascii symbols to decimal numbers</w:t>
      </w:r>
    </w:p>
    <w:p w14:paraId="2BD2A26E" w14:textId="77777777" w:rsidR="0099408E" w:rsidRDefault="0099408E" w:rsidP="0099408E">
      <w:pPr>
        <w:spacing w:after="0"/>
      </w:pPr>
      <w:r>
        <w:t>byte asciiToDec(byte tens, byte ones){</w:t>
      </w:r>
    </w:p>
    <w:p w14:paraId="4AAE1221" w14:textId="77777777" w:rsidR="0099408E" w:rsidRDefault="0099408E" w:rsidP="0099408E">
      <w:pPr>
        <w:spacing w:after="0"/>
      </w:pPr>
      <w:r>
        <w:t xml:space="preserve">    </w:t>
      </w:r>
      <w:proofErr w:type="gramStart"/>
      <w:r>
        <w:t>return((tens</w:t>
      </w:r>
      <w:proofErr w:type="gramEnd"/>
      <w:r>
        <w:t>-'0')*10) + (ones-'0');</w:t>
      </w:r>
    </w:p>
    <w:p w14:paraId="12FA505C" w14:textId="77777777" w:rsidR="0099408E" w:rsidRDefault="0099408E" w:rsidP="0099408E">
      <w:pPr>
        <w:spacing w:after="0"/>
      </w:pPr>
      <w:r>
        <w:t>}</w:t>
      </w:r>
    </w:p>
    <w:p w14:paraId="27E9A121" w14:textId="77777777" w:rsidR="0099408E" w:rsidRDefault="0099408E" w:rsidP="0099408E">
      <w:pPr>
        <w:spacing w:after="0"/>
      </w:pPr>
    </w:p>
    <w:p w14:paraId="48D7424F" w14:textId="77777777" w:rsidR="0099408E" w:rsidRDefault="0099408E" w:rsidP="0099408E">
      <w:pPr>
        <w:spacing w:after="0"/>
      </w:pPr>
      <w:r>
        <w:t xml:space="preserve">void </w:t>
      </w:r>
      <w:proofErr w:type="gramStart"/>
      <w:r>
        <w:t>setup(){</w:t>
      </w:r>
      <w:proofErr w:type="gramEnd"/>
    </w:p>
    <w:p w14:paraId="0517A9F1" w14:textId="77777777" w:rsidR="0099408E" w:rsidRDefault="0099408E" w:rsidP="0099408E">
      <w:pPr>
        <w:spacing w:after="0"/>
      </w:pPr>
      <w:r>
        <w:t xml:space="preserve">    Wire.begin();</w:t>
      </w:r>
    </w:p>
    <w:p w14:paraId="77DF42D6" w14:textId="77777777" w:rsidR="0099408E" w:rsidRDefault="0099408E" w:rsidP="0099408E">
      <w:pPr>
        <w:spacing w:after="0"/>
      </w:pPr>
      <w:r>
        <w:t xml:space="preserve">    Serial.begin(9600);</w:t>
      </w:r>
    </w:p>
    <w:p w14:paraId="4B14061A" w14:textId="77777777" w:rsidR="0099408E" w:rsidRDefault="0099408E" w:rsidP="0099408E">
      <w:pPr>
        <w:spacing w:after="0"/>
      </w:pPr>
      <w:r>
        <w:t xml:space="preserve">    Serial.println("Komunikace zahajena");</w:t>
      </w:r>
    </w:p>
    <w:p w14:paraId="5A3ADEBF" w14:textId="77777777" w:rsidR="0099408E" w:rsidRDefault="0099408E" w:rsidP="0099408E">
      <w:pPr>
        <w:spacing w:after="0"/>
      </w:pPr>
      <w:r>
        <w:t xml:space="preserve">    pinMode(W, OUTPUT); //white  </w:t>
      </w:r>
    </w:p>
    <w:p w14:paraId="1F803448" w14:textId="77777777" w:rsidR="0099408E" w:rsidRDefault="0099408E" w:rsidP="0099408E">
      <w:pPr>
        <w:spacing w:after="0"/>
      </w:pPr>
      <w:r>
        <w:t xml:space="preserve">    pinMode(R, OUTPUT); //red</w:t>
      </w:r>
    </w:p>
    <w:p w14:paraId="14628168" w14:textId="77777777" w:rsidR="0099408E" w:rsidRDefault="0099408E" w:rsidP="0099408E">
      <w:pPr>
        <w:spacing w:after="0"/>
      </w:pPr>
      <w:r>
        <w:t xml:space="preserve">    pinMode(G, OUTPUT); //green</w:t>
      </w:r>
    </w:p>
    <w:p w14:paraId="220B1EB1" w14:textId="77777777" w:rsidR="0099408E" w:rsidRDefault="0099408E" w:rsidP="0099408E">
      <w:pPr>
        <w:spacing w:after="0"/>
      </w:pPr>
      <w:r>
        <w:t xml:space="preserve">    pinMode(B, OUTPUT); //bluea</w:t>
      </w:r>
    </w:p>
    <w:p w14:paraId="1FA530B6" w14:textId="77777777" w:rsidR="0099408E" w:rsidRDefault="0099408E" w:rsidP="0099408E">
      <w:pPr>
        <w:spacing w:after="0"/>
      </w:pPr>
    </w:p>
    <w:p w14:paraId="1F4A89BD" w14:textId="77777777" w:rsidR="0099408E" w:rsidRDefault="0099408E" w:rsidP="0099408E">
      <w:pPr>
        <w:spacing w:after="0"/>
      </w:pPr>
      <w:r>
        <w:t xml:space="preserve">    //inicializace casu z EEPROM</w:t>
      </w:r>
    </w:p>
    <w:p w14:paraId="0992E66A" w14:textId="77777777" w:rsidR="0099408E" w:rsidRDefault="0099408E" w:rsidP="0099408E">
      <w:pPr>
        <w:spacing w:after="0"/>
      </w:pPr>
      <w:r>
        <w:t xml:space="preserve">    sunsetHour = EEPROM.read(EEADR_SSH);</w:t>
      </w:r>
    </w:p>
    <w:p w14:paraId="639E204F" w14:textId="77777777" w:rsidR="0099408E" w:rsidRDefault="0099408E" w:rsidP="0099408E">
      <w:pPr>
        <w:spacing w:after="0"/>
      </w:pPr>
      <w:r>
        <w:t xml:space="preserve">    sunsetMinute = EEPROM.read(EEADR_SSM);</w:t>
      </w:r>
    </w:p>
    <w:p w14:paraId="444A728E" w14:textId="77777777" w:rsidR="0099408E" w:rsidRDefault="0099408E" w:rsidP="0099408E">
      <w:pPr>
        <w:spacing w:after="0"/>
      </w:pPr>
      <w:r>
        <w:t xml:space="preserve">    </w:t>
      </w:r>
      <w:proofErr w:type="gramStart"/>
      <w:r>
        <w:t>sunsetDelay =  EEPROM</w:t>
      </w:r>
      <w:proofErr w:type="gramEnd"/>
      <w:r>
        <w:t>.read(EEADR_SSD);</w:t>
      </w:r>
    </w:p>
    <w:p w14:paraId="77199516" w14:textId="77777777" w:rsidR="0099408E" w:rsidRDefault="0099408E" w:rsidP="0099408E">
      <w:pPr>
        <w:spacing w:after="0"/>
      </w:pPr>
      <w:r>
        <w:t xml:space="preserve">    sunriseHour = EEPROM.read(EEADR_SRH);</w:t>
      </w:r>
    </w:p>
    <w:p w14:paraId="2B797597" w14:textId="77777777" w:rsidR="0099408E" w:rsidRDefault="0099408E" w:rsidP="0099408E">
      <w:pPr>
        <w:spacing w:after="0"/>
      </w:pPr>
      <w:r>
        <w:t xml:space="preserve">    sunriseMinute = EEPROM.read(EEADR_SRM);</w:t>
      </w:r>
    </w:p>
    <w:p w14:paraId="6DA0DA6D" w14:textId="77777777" w:rsidR="0099408E" w:rsidRDefault="0099408E" w:rsidP="0099408E">
      <w:pPr>
        <w:spacing w:after="0"/>
      </w:pPr>
      <w:r>
        <w:t xml:space="preserve">    </w:t>
      </w:r>
      <w:proofErr w:type="gramStart"/>
      <w:r>
        <w:t>sunriseDelay =  EEPROM</w:t>
      </w:r>
      <w:proofErr w:type="gramEnd"/>
      <w:r>
        <w:t>.read(EEADR_SRD);</w:t>
      </w:r>
    </w:p>
    <w:p w14:paraId="4EE866C2" w14:textId="77777777" w:rsidR="0099408E" w:rsidRDefault="0099408E" w:rsidP="0099408E">
      <w:pPr>
        <w:spacing w:after="0"/>
      </w:pPr>
      <w:r>
        <w:t xml:space="preserve">    moonsetHour = EEPROM.read(EEADR_MSH);</w:t>
      </w:r>
    </w:p>
    <w:p w14:paraId="44BAEE54" w14:textId="77777777" w:rsidR="0099408E" w:rsidRDefault="0099408E" w:rsidP="0099408E">
      <w:pPr>
        <w:spacing w:after="0"/>
      </w:pPr>
      <w:r>
        <w:t xml:space="preserve">    moonsetMinute = EEPROM.read(EEADR_MSM);</w:t>
      </w:r>
    </w:p>
    <w:p w14:paraId="5255DBCA" w14:textId="77777777" w:rsidR="0099408E" w:rsidRDefault="0099408E" w:rsidP="0099408E">
      <w:pPr>
        <w:spacing w:after="0"/>
      </w:pPr>
      <w:r>
        <w:t xml:space="preserve">    </w:t>
      </w:r>
      <w:proofErr w:type="gramStart"/>
      <w:r>
        <w:t>moonsetDelay =  EEPROM</w:t>
      </w:r>
      <w:proofErr w:type="gramEnd"/>
      <w:r>
        <w:t>.read(EEADR_MSD);</w:t>
      </w:r>
    </w:p>
    <w:p w14:paraId="42DDB4F7" w14:textId="77777777" w:rsidR="0099408E" w:rsidRDefault="0099408E" w:rsidP="0099408E">
      <w:pPr>
        <w:spacing w:after="0"/>
      </w:pPr>
      <w:r>
        <w:t xml:space="preserve">    moonriseHour = EEPROM.read(EEADR_MRH);</w:t>
      </w:r>
    </w:p>
    <w:p w14:paraId="4E7446BD" w14:textId="77777777" w:rsidR="0099408E" w:rsidRDefault="0099408E" w:rsidP="0099408E">
      <w:pPr>
        <w:spacing w:after="0"/>
      </w:pPr>
      <w:r>
        <w:t xml:space="preserve">    moonriseMinute = EEPROM.read(EEADR_MRM);</w:t>
      </w:r>
    </w:p>
    <w:p w14:paraId="5DCAA6C9" w14:textId="77777777" w:rsidR="0099408E" w:rsidRDefault="0099408E" w:rsidP="0099408E">
      <w:pPr>
        <w:spacing w:after="0"/>
      </w:pPr>
      <w:r>
        <w:t xml:space="preserve">    </w:t>
      </w:r>
      <w:proofErr w:type="gramStart"/>
      <w:r>
        <w:t>moonriseDelay =  EEPROM</w:t>
      </w:r>
      <w:proofErr w:type="gramEnd"/>
      <w:r>
        <w:t>.read(EEADR_MRD);</w:t>
      </w:r>
    </w:p>
    <w:p w14:paraId="426D5CF6" w14:textId="77777777" w:rsidR="0099408E" w:rsidRDefault="0099408E" w:rsidP="0099408E">
      <w:pPr>
        <w:spacing w:after="0"/>
      </w:pPr>
      <w:r>
        <w:t xml:space="preserve">    for (</w:t>
      </w:r>
      <w:proofErr w:type="gramStart"/>
      <w:r>
        <w:t>int r = 0 ; r &lt; 2 ; r++</w:t>
      </w:r>
      <w:proofErr w:type="gramEnd"/>
      <w:r>
        <w:t>){</w:t>
      </w:r>
    </w:p>
    <w:p w14:paraId="78943171" w14:textId="77777777" w:rsidR="0099408E" w:rsidRDefault="0099408E" w:rsidP="0099408E">
      <w:pPr>
        <w:spacing w:after="0"/>
      </w:pPr>
      <w:r>
        <w:t xml:space="preserve">      for (</w:t>
      </w:r>
      <w:proofErr w:type="gramStart"/>
      <w:r>
        <w:t>int g = 0 ; g &lt; 2 ; g++</w:t>
      </w:r>
      <w:proofErr w:type="gramEnd"/>
      <w:r>
        <w:t>){</w:t>
      </w:r>
    </w:p>
    <w:p w14:paraId="6839A15A" w14:textId="77777777" w:rsidR="0099408E" w:rsidRDefault="0099408E" w:rsidP="0099408E">
      <w:pPr>
        <w:spacing w:after="0"/>
      </w:pPr>
      <w:r>
        <w:t xml:space="preserve">        for (</w:t>
      </w:r>
      <w:proofErr w:type="gramStart"/>
      <w:r>
        <w:t>int b = 0 ; b &lt; 2 ; b++</w:t>
      </w:r>
      <w:proofErr w:type="gramEnd"/>
      <w:r>
        <w:t>){</w:t>
      </w:r>
    </w:p>
    <w:p w14:paraId="05EFE9B8" w14:textId="77777777" w:rsidR="0099408E" w:rsidRDefault="0099408E" w:rsidP="0099408E">
      <w:pPr>
        <w:spacing w:after="0"/>
      </w:pPr>
      <w:r>
        <w:t xml:space="preserve">        </w:t>
      </w:r>
      <w:proofErr w:type="gramStart"/>
      <w:r>
        <w:t>digitalWrite(R,r);</w:t>
      </w:r>
      <w:proofErr w:type="gramEnd"/>
      <w:r>
        <w:t xml:space="preserve"> </w:t>
      </w:r>
    </w:p>
    <w:p w14:paraId="5FE5DA29" w14:textId="77777777" w:rsidR="0099408E" w:rsidRDefault="0099408E" w:rsidP="0099408E">
      <w:pPr>
        <w:spacing w:after="0"/>
      </w:pPr>
      <w:r>
        <w:t xml:space="preserve">        </w:t>
      </w:r>
      <w:proofErr w:type="gramStart"/>
      <w:r>
        <w:t>digitalWrite(G,g);</w:t>
      </w:r>
      <w:proofErr w:type="gramEnd"/>
      <w:r>
        <w:t xml:space="preserve"> </w:t>
      </w:r>
    </w:p>
    <w:p w14:paraId="0FEF3814" w14:textId="77777777" w:rsidR="0099408E" w:rsidRDefault="0099408E" w:rsidP="0099408E">
      <w:pPr>
        <w:spacing w:after="0"/>
      </w:pPr>
      <w:r>
        <w:t xml:space="preserve">        </w:t>
      </w:r>
      <w:proofErr w:type="gramStart"/>
      <w:r>
        <w:t>digitalWrite(B,b);</w:t>
      </w:r>
      <w:proofErr w:type="gramEnd"/>
      <w:r>
        <w:t xml:space="preserve"> </w:t>
      </w:r>
    </w:p>
    <w:p w14:paraId="6747214B" w14:textId="77777777" w:rsidR="0099408E" w:rsidRDefault="0099408E" w:rsidP="0099408E">
      <w:pPr>
        <w:spacing w:after="0"/>
      </w:pPr>
      <w:r>
        <w:t xml:space="preserve">        delay(500); </w:t>
      </w:r>
    </w:p>
    <w:p w14:paraId="2ED525C5" w14:textId="77777777" w:rsidR="0099408E" w:rsidRDefault="0099408E" w:rsidP="0099408E">
      <w:pPr>
        <w:spacing w:after="0"/>
      </w:pPr>
      <w:r>
        <w:t xml:space="preserve">        }</w:t>
      </w:r>
    </w:p>
    <w:p w14:paraId="4216C325" w14:textId="77777777" w:rsidR="0099408E" w:rsidRDefault="0099408E" w:rsidP="0099408E">
      <w:pPr>
        <w:spacing w:after="0"/>
      </w:pPr>
      <w:r>
        <w:t xml:space="preserve">      }</w:t>
      </w:r>
    </w:p>
    <w:p w14:paraId="7E492E57" w14:textId="77777777" w:rsidR="0099408E" w:rsidRDefault="0099408E" w:rsidP="0099408E">
      <w:pPr>
        <w:spacing w:after="0"/>
      </w:pPr>
      <w:r>
        <w:t xml:space="preserve">    }</w:t>
      </w:r>
    </w:p>
    <w:p w14:paraId="5883BFE2" w14:textId="77777777" w:rsidR="0099408E" w:rsidRDefault="0099408E" w:rsidP="0099408E">
      <w:pPr>
        <w:spacing w:after="0"/>
      </w:pPr>
      <w:r>
        <w:lastRenderedPageBreak/>
        <w:t xml:space="preserve">    </w:t>
      </w:r>
      <w:proofErr w:type="gramStart"/>
      <w:r>
        <w:t>digitalWrite(R,0);</w:t>
      </w:r>
      <w:proofErr w:type="gramEnd"/>
      <w:r>
        <w:t xml:space="preserve"> </w:t>
      </w:r>
    </w:p>
    <w:p w14:paraId="516519BE" w14:textId="77777777" w:rsidR="0099408E" w:rsidRDefault="0099408E" w:rsidP="0099408E">
      <w:pPr>
        <w:spacing w:after="0"/>
      </w:pPr>
      <w:r>
        <w:t xml:space="preserve">    </w:t>
      </w:r>
      <w:proofErr w:type="gramStart"/>
      <w:r>
        <w:t>digitalWrite(G,0);</w:t>
      </w:r>
      <w:proofErr w:type="gramEnd"/>
      <w:r>
        <w:t xml:space="preserve"> </w:t>
      </w:r>
    </w:p>
    <w:p w14:paraId="2E99634B" w14:textId="77777777" w:rsidR="0099408E" w:rsidRDefault="0099408E" w:rsidP="0099408E">
      <w:pPr>
        <w:spacing w:after="0"/>
      </w:pPr>
      <w:r>
        <w:t xml:space="preserve">    </w:t>
      </w:r>
      <w:proofErr w:type="gramStart"/>
      <w:r>
        <w:t>digitalWrite(B,0);</w:t>
      </w:r>
      <w:proofErr w:type="gramEnd"/>
      <w:r>
        <w:t xml:space="preserve"> </w:t>
      </w:r>
    </w:p>
    <w:p w14:paraId="4D8302D8" w14:textId="77777777" w:rsidR="0099408E" w:rsidRDefault="0099408E" w:rsidP="0099408E">
      <w:pPr>
        <w:spacing w:after="0"/>
      </w:pPr>
      <w:r>
        <w:t>}</w:t>
      </w:r>
    </w:p>
    <w:p w14:paraId="36110710" w14:textId="77777777" w:rsidR="0099408E" w:rsidRDefault="0099408E" w:rsidP="0099408E">
      <w:pPr>
        <w:spacing w:after="0"/>
      </w:pPr>
    </w:p>
    <w:p w14:paraId="4648CE8C" w14:textId="77777777" w:rsidR="0099408E" w:rsidRDefault="0099408E" w:rsidP="0099408E">
      <w:pPr>
        <w:spacing w:after="0"/>
      </w:pPr>
      <w:r>
        <w:t>void loop(){</w:t>
      </w:r>
    </w:p>
    <w:p w14:paraId="7228B39D" w14:textId="77777777" w:rsidR="0099408E" w:rsidRDefault="0099408E" w:rsidP="0099408E">
      <w:pPr>
        <w:spacing w:after="0"/>
      </w:pPr>
      <w:r>
        <w:t xml:space="preserve">    compareTime();</w:t>
      </w:r>
    </w:p>
    <w:p w14:paraId="1E7F7750" w14:textId="77777777" w:rsidR="0099408E" w:rsidRDefault="0099408E" w:rsidP="0099408E">
      <w:pPr>
        <w:spacing w:after="0"/>
      </w:pPr>
      <w:r>
        <w:t xml:space="preserve">    updateTime();</w:t>
      </w:r>
    </w:p>
    <w:p w14:paraId="1B10F37C" w14:textId="77777777" w:rsidR="0099408E" w:rsidRDefault="0099408E" w:rsidP="0099408E">
      <w:pPr>
        <w:spacing w:after="0"/>
      </w:pPr>
      <w:r>
        <w:t xml:space="preserve">    command();</w:t>
      </w:r>
    </w:p>
    <w:p w14:paraId="74599118" w14:textId="77777777" w:rsidR="0099408E" w:rsidRDefault="0099408E" w:rsidP="0099408E">
      <w:pPr>
        <w:spacing w:after="0"/>
      </w:pPr>
      <w:r>
        <w:t xml:space="preserve">    ledControl();</w:t>
      </w:r>
    </w:p>
    <w:p w14:paraId="2B2036A3" w14:textId="77777777" w:rsidR="0099408E" w:rsidRDefault="0099408E" w:rsidP="0099408E">
      <w:pPr>
        <w:spacing w:after="0"/>
      </w:pPr>
      <w:r>
        <w:t>}</w:t>
      </w:r>
    </w:p>
    <w:p w14:paraId="0DDCDADE" w14:textId="77777777" w:rsidR="0099408E" w:rsidRDefault="0099408E" w:rsidP="0099408E">
      <w:pPr>
        <w:spacing w:after="0"/>
      </w:pPr>
    </w:p>
    <w:p w14:paraId="6CC52D58" w14:textId="77777777" w:rsidR="0099408E" w:rsidRDefault="0099408E" w:rsidP="0099408E">
      <w:pPr>
        <w:spacing w:after="0"/>
      </w:pPr>
      <w:r>
        <w:t>void updateTime(){</w:t>
      </w:r>
    </w:p>
    <w:p w14:paraId="636979BC" w14:textId="77777777" w:rsidR="0099408E" w:rsidRDefault="0099408E" w:rsidP="0099408E">
      <w:pPr>
        <w:spacing w:after="0"/>
      </w:pPr>
      <w:r>
        <w:t xml:space="preserve">  static long time = 0;</w:t>
      </w:r>
    </w:p>
    <w:p w14:paraId="6070095F" w14:textId="77777777" w:rsidR="0099408E" w:rsidRDefault="0099408E" w:rsidP="0099408E">
      <w:pPr>
        <w:spacing w:after="0"/>
      </w:pPr>
      <w:r>
        <w:t xml:space="preserve">  if((millis() - time) &gt;= 5000){</w:t>
      </w:r>
    </w:p>
    <w:p w14:paraId="452466D1" w14:textId="77777777" w:rsidR="0099408E" w:rsidRDefault="0099408E" w:rsidP="0099408E">
      <w:pPr>
        <w:spacing w:after="0"/>
      </w:pPr>
      <w:r>
        <w:t xml:space="preserve">    time = millis();</w:t>
      </w:r>
    </w:p>
    <w:p w14:paraId="20892995" w14:textId="77777777" w:rsidR="0099408E" w:rsidRDefault="0099408E" w:rsidP="0099408E">
      <w:pPr>
        <w:spacing w:after="0"/>
      </w:pPr>
      <w:r>
        <w:t xml:space="preserve">    //Serial.println(time/1000);</w:t>
      </w:r>
    </w:p>
    <w:p w14:paraId="490D01CF" w14:textId="77777777" w:rsidR="0099408E" w:rsidRDefault="0099408E" w:rsidP="0099408E">
      <w:pPr>
        <w:spacing w:after="0"/>
      </w:pPr>
      <w:r>
        <w:t xml:space="preserve">    displayTime();</w:t>
      </w:r>
    </w:p>
    <w:p w14:paraId="130B4362" w14:textId="77777777" w:rsidR="0099408E" w:rsidRDefault="0099408E" w:rsidP="0099408E">
      <w:pPr>
        <w:spacing w:after="0"/>
      </w:pPr>
      <w:r>
        <w:t xml:space="preserve">    }</w:t>
      </w:r>
    </w:p>
    <w:p w14:paraId="3224D0A2" w14:textId="77777777" w:rsidR="0099408E" w:rsidRDefault="0099408E" w:rsidP="0099408E">
      <w:pPr>
        <w:spacing w:after="0"/>
      </w:pPr>
      <w:r>
        <w:t>}</w:t>
      </w:r>
    </w:p>
    <w:p w14:paraId="49649C03" w14:textId="77777777" w:rsidR="0099408E" w:rsidRDefault="0099408E" w:rsidP="0099408E">
      <w:pPr>
        <w:spacing w:after="0"/>
      </w:pPr>
    </w:p>
    <w:p w14:paraId="33C1EBAB" w14:textId="77777777" w:rsidR="0099408E" w:rsidRDefault="0099408E" w:rsidP="0099408E">
      <w:pPr>
        <w:spacing w:after="0"/>
      </w:pPr>
      <w:r>
        <w:t>byte setDS3231time(byte second, byte minute, byte hour, byte dayOfWeek, byte dayOfMonth, byte month, byte year){</w:t>
      </w:r>
    </w:p>
    <w:p w14:paraId="317ACB06" w14:textId="77777777" w:rsidR="0099408E" w:rsidRDefault="0099408E" w:rsidP="0099408E">
      <w:pPr>
        <w:spacing w:after="0"/>
      </w:pPr>
      <w:r>
        <w:t xml:space="preserve">    // sets time and date data to DS3231</w:t>
      </w:r>
    </w:p>
    <w:p w14:paraId="4ECB7F18" w14:textId="77777777" w:rsidR="0099408E" w:rsidRDefault="0099408E" w:rsidP="0099408E">
      <w:pPr>
        <w:spacing w:after="0"/>
      </w:pPr>
      <w:r>
        <w:t xml:space="preserve">    if(second &gt; 59 || minute &gt; 59 || hour &gt; 23 || </w:t>
      </w:r>
    </w:p>
    <w:p w14:paraId="6FD7945B" w14:textId="77777777" w:rsidR="0099408E" w:rsidRDefault="0099408E" w:rsidP="0099408E">
      <w:pPr>
        <w:spacing w:after="0"/>
      </w:pPr>
      <w:r>
        <w:t xml:space="preserve">       dayOfWeek &gt; 7 || dayOfWeek &lt; 1 || </w:t>
      </w:r>
    </w:p>
    <w:p w14:paraId="3C6362B1" w14:textId="77777777" w:rsidR="0099408E" w:rsidRDefault="0099408E" w:rsidP="0099408E">
      <w:pPr>
        <w:spacing w:after="0"/>
      </w:pPr>
      <w:r>
        <w:t xml:space="preserve">       dayOfMonth &gt; 31 || dayOfMonth &lt; 1 || </w:t>
      </w:r>
    </w:p>
    <w:p w14:paraId="4BCDEF0D" w14:textId="77777777" w:rsidR="0099408E" w:rsidRDefault="0099408E" w:rsidP="0099408E">
      <w:pPr>
        <w:spacing w:after="0"/>
      </w:pPr>
      <w:r>
        <w:t xml:space="preserve">       month &gt; 12 || month &lt; 1|| year &gt; 99)</w:t>
      </w:r>
    </w:p>
    <w:p w14:paraId="36589BE4" w14:textId="77777777" w:rsidR="0099408E" w:rsidRDefault="0099408E" w:rsidP="0099408E">
      <w:pPr>
        <w:spacing w:after="0"/>
      </w:pPr>
      <w:r>
        <w:t xml:space="preserve">    {</w:t>
      </w:r>
    </w:p>
    <w:p w14:paraId="00614F53" w14:textId="77777777" w:rsidR="0099408E" w:rsidRDefault="0099408E" w:rsidP="0099408E">
      <w:pPr>
        <w:spacing w:after="0"/>
      </w:pPr>
      <w:r>
        <w:t xml:space="preserve">      return 0;</w:t>
      </w:r>
    </w:p>
    <w:p w14:paraId="302CE04C" w14:textId="77777777" w:rsidR="0099408E" w:rsidRDefault="0099408E" w:rsidP="0099408E">
      <w:pPr>
        <w:spacing w:after="0"/>
      </w:pPr>
      <w:r>
        <w:t xml:space="preserve">    }</w:t>
      </w:r>
    </w:p>
    <w:p w14:paraId="44A57F7B" w14:textId="77777777" w:rsidR="0099408E" w:rsidRDefault="0099408E" w:rsidP="0099408E">
      <w:pPr>
        <w:spacing w:after="0"/>
      </w:pPr>
      <w:r>
        <w:t xml:space="preserve">    Wire.beginTransmission(DS3231_I2C_ADDRESS);</w:t>
      </w:r>
    </w:p>
    <w:p w14:paraId="1C185891" w14:textId="77777777" w:rsidR="0099408E" w:rsidRDefault="0099408E" w:rsidP="0099408E">
      <w:pPr>
        <w:spacing w:after="0"/>
      </w:pPr>
      <w:r>
        <w:t xml:space="preserve">    Wire.write(0); // set next input to start at the seconds register</w:t>
      </w:r>
    </w:p>
    <w:p w14:paraId="6D0A8612" w14:textId="77777777" w:rsidR="0099408E" w:rsidRDefault="0099408E" w:rsidP="0099408E">
      <w:pPr>
        <w:spacing w:after="0"/>
      </w:pPr>
      <w:r>
        <w:t xml:space="preserve">    Wire.write(decToBcd(second)); // set seconds</w:t>
      </w:r>
    </w:p>
    <w:p w14:paraId="47C640BF" w14:textId="77777777" w:rsidR="0099408E" w:rsidRDefault="0099408E" w:rsidP="0099408E">
      <w:pPr>
        <w:spacing w:after="0"/>
      </w:pPr>
      <w:r>
        <w:t xml:space="preserve">    Wire.write(decToBcd(minute)); // set minutes</w:t>
      </w:r>
    </w:p>
    <w:p w14:paraId="1BAEC1EC" w14:textId="77777777" w:rsidR="0099408E" w:rsidRDefault="0099408E" w:rsidP="0099408E">
      <w:pPr>
        <w:spacing w:after="0"/>
      </w:pPr>
      <w:r>
        <w:t xml:space="preserve">    Wire.write(decToBcd(hour)); // set hours</w:t>
      </w:r>
    </w:p>
    <w:p w14:paraId="1A5228BE" w14:textId="77777777" w:rsidR="0099408E" w:rsidRDefault="0099408E" w:rsidP="0099408E">
      <w:pPr>
        <w:spacing w:after="0"/>
      </w:pPr>
      <w:r>
        <w:t xml:space="preserve">    Wire.write(decToBcd(dayOfWeek)); // set day of week (1=Sunday, 7=Saturday)</w:t>
      </w:r>
    </w:p>
    <w:p w14:paraId="5CF1C8BA" w14:textId="77777777" w:rsidR="0099408E" w:rsidRDefault="0099408E" w:rsidP="0099408E">
      <w:pPr>
        <w:spacing w:after="0"/>
      </w:pPr>
      <w:r>
        <w:t xml:space="preserve">    Wire.write(decToBcd(dayOfMonth)); // set date (1 to 31)</w:t>
      </w:r>
    </w:p>
    <w:p w14:paraId="42AE8141" w14:textId="77777777" w:rsidR="0099408E" w:rsidRDefault="0099408E" w:rsidP="0099408E">
      <w:pPr>
        <w:spacing w:after="0"/>
      </w:pPr>
      <w:r>
        <w:t xml:space="preserve">    Wire.write(decToBcd(month)); // set month</w:t>
      </w:r>
    </w:p>
    <w:p w14:paraId="3BA173DA" w14:textId="77777777" w:rsidR="0099408E" w:rsidRDefault="0099408E" w:rsidP="0099408E">
      <w:pPr>
        <w:spacing w:after="0"/>
      </w:pPr>
      <w:r>
        <w:t xml:space="preserve">    Wire.write(decToBcd(year)); // set year (0 to 99)</w:t>
      </w:r>
    </w:p>
    <w:p w14:paraId="3BE658D9" w14:textId="77777777" w:rsidR="0099408E" w:rsidRDefault="0099408E" w:rsidP="0099408E">
      <w:pPr>
        <w:spacing w:after="0"/>
      </w:pPr>
      <w:r>
        <w:t xml:space="preserve">    Wire.endTransmission();</w:t>
      </w:r>
    </w:p>
    <w:p w14:paraId="0EEB50D4" w14:textId="77777777" w:rsidR="0099408E" w:rsidRDefault="0099408E" w:rsidP="0099408E">
      <w:pPr>
        <w:spacing w:after="0"/>
      </w:pPr>
      <w:r>
        <w:t xml:space="preserve">    return 1;</w:t>
      </w:r>
    </w:p>
    <w:p w14:paraId="7488A03E" w14:textId="77777777" w:rsidR="0099408E" w:rsidRDefault="0099408E" w:rsidP="0099408E">
      <w:pPr>
        <w:spacing w:after="0"/>
      </w:pPr>
      <w:r>
        <w:t>}</w:t>
      </w:r>
    </w:p>
    <w:p w14:paraId="38785273" w14:textId="77777777" w:rsidR="0099408E" w:rsidRDefault="0099408E" w:rsidP="0099408E">
      <w:pPr>
        <w:spacing w:after="0"/>
      </w:pPr>
    </w:p>
    <w:p w14:paraId="7AFFDD37" w14:textId="77777777" w:rsidR="0099408E" w:rsidRDefault="0099408E" w:rsidP="0099408E">
      <w:pPr>
        <w:spacing w:after="0"/>
      </w:pPr>
      <w:r>
        <w:t>void readDS3231time(byte *second, byte *minute, byte *hour, byte *dayOfWeek, byte *dayOfMonth, byte *month, byte *year){</w:t>
      </w:r>
    </w:p>
    <w:p w14:paraId="44D68635" w14:textId="77777777" w:rsidR="0099408E" w:rsidRDefault="0099408E" w:rsidP="0099408E">
      <w:pPr>
        <w:spacing w:after="0"/>
      </w:pPr>
      <w:r>
        <w:t xml:space="preserve">    Wire.beginTransmission(DS3231_I2C_ADDRESS);</w:t>
      </w:r>
    </w:p>
    <w:p w14:paraId="74E78993" w14:textId="77777777" w:rsidR="0099408E" w:rsidRDefault="0099408E" w:rsidP="0099408E">
      <w:pPr>
        <w:spacing w:after="0"/>
      </w:pPr>
      <w:r>
        <w:t xml:space="preserve">    Wire.write(0); // set DS3231 register pointer to 00h</w:t>
      </w:r>
    </w:p>
    <w:p w14:paraId="7195C2F0" w14:textId="77777777" w:rsidR="0099408E" w:rsidRDefault="0099408E" w:rsidP="0099408E">
      <w:pPr>
        <w:spacing w:after="0"/>
      </w:pPr>
      <w:r>
        <w:lastRenderedPageBreak/>
        <w:t xml:space="preserve">    Wire.endTransmission();</w:t>
      </w:r>
    </w:p>
    <w:p w14:paraId="196458D1" w14:textId="77777777" w:rsidR="0099408E" w:rsidRDefault="0099408E" w:rsidP="0099408E">
      <w:pPr>
        <w:spacing w:after="0"/>
      </w:pPr>
      <w:r>
        <w:t xml:space="preserve">    Wire.requestFrom(DS3231_I2C_ADDRESS, 7);</w:t>
      </w:r>
    </w:p>
    <w:p w14:paraId="39B0057F" w14:textId="77777777" w:rsidR="0099408E" w:rsidRDefault="0099408E" w:rsidP="0099408E">
      <w:pPr>
        <w:spacing w:after="0"/>
      </w:pPr>
      <w:r>
        <w:t xml:space="preserve">    // request seven bytes of data from DS3231 starting from register 00h</w:t>
      </w:r>
    </w:p>
    <w:p w14:paraId="30CF9C20" w14:textId="77777777" w:rsidR="0099408E" w:rsidRDefault="0099408E" w:rsidP="0099408E">
      <w:pPr>
        <w:spacing w:after="0"/>
      </w:pPr>
      <w:r>
        <w:t xml:space="preserve">    *second = bcdToDec(Wire.read() &amp; 0x7f);</w:t>
      </w:r>
    </w:p>
    <w:p w14:paraId="27A539F0" w14:textId="77777777" w:rsidR="0099408E" w:rsidRDefault="0099408E" w:rsidP="0099408E">
      <w:pPr>
        <w:spacing w:after="0"/>
      </w:pPr>
      <w:r>
        <w:t xml:space="preserve">    *minute = bcdToDec(Wire.read());</w:t>
      </w:r>
    </w:p>
    <w:p w14:paraId="08AC7C84" w14:textId="77777777" w:rsidR="0099408E" w:rsidRDefault="0099408E" w:rsidP="0099408E">
      <w:pPr>
        <w:spacing w:after="0"/>
      </w:pPr>
      <w:r>
        <w:t xml:space="preserve">    *hour = bcdToDec(Wire.read() &amp; 0x3f);</w:t>
      </w:r>
    </w:p>
    <w:p w14:paraId="5C317CA3" w14:textId="77777777" w:rsidR="0099408E" w:rsidRDefault="0099408E" w:rsidP="0099408E">
      <w:pPr>
        <w:spacing w:after="0"/>
      </w:pPr>
      <w:r>
        <w:t xml:space="preserve">    *dayOfWeek = bcdToDec(Wire.read());</w:t>
      </w:r>
    </w:p>
    <w:p w14:paraId="71876B41" w14:textId="77777777" w:rsidR="0099408E" w:rsidRDefault="0099408E" w:rsidP="0099408E">
      <w:pPr>
        <w:spacing w:after="0"/>
      </w:pPr>
      <w:r>
        <w:t xml:space="preserve">    *dayOfMonth = bcdToDec(Wire.read());</w:t>
      </w:r>
    </w:p>
    <w:p w14:paraId="732A87FC" w14:textId="77777777" w:rsidR="0099408E" w:rsidRDefault="0099408E" w:rsidP="0099408E">
      <w:pPr>
        <w:spacing w:after="0"/>
      </w:pPr>
      <w:r>
        <w:t xml:space="preserve">    *month = bcdToDec(Wire.read());</w:t>
      </w:r>
    </w:p>
    <w:p w14:paraId="41AFB3A0" w14:textId="77777777" w:rsidR="0099408E" w:rsidRDefault="0099408E" w:rsidP="0099408E">
      <w:pPr>
        <w:spacing w:after="0"/>
      </w:pPr>
      <w:r>
        <w:t xml:space="preserve">    *year = bcdToDec(Wire.read());</w:t>
      </w:r>
    </w:p>
    <w:p w14:paraId="0C8ADC51" w14:textId="77777777" w:rsidR="0099408E" w:rsidRDefault="0099408E" w:rsidP="0099408E">
      <w:pPr>
        <w:spacing w:after="0"/>
      </w:pPr>
      <w:r>
        <w:t>}</w:t>
      </w:r>
    </w:p>
    <w:p w14:paraId="4632C513" w14:textId="77777777" w:rsidR="0099408E" w:rsidRDefault="0099408E" w:rsidP="0099408E">
      <w:pPr>
        <w:spacing w:after="0"/>
      </w:pPr>
    </w:p>
    <w:p w14:paraId="24BF45D7" w14:textId="77777777" w:rsidR="0099408E" w:rsidRDefault="0099408E" w:rsidP="0099408E">
      <w:pPr>
        <w:spacing w:after="0"/>
      </w:pPr>
      <w:r>
        <w:t>void displayTime(){</w:t>
      </w:r>
    </w:p>
    <w:p w14:paraId="58E71E13" w14:textId="77777777" w:rsidR="0099408E" w:rsidRDefault="0099408E" w:rsidP="0099408E">
      <w:pPr>
        <w:spacing w:after="0"/>
      </w:pPr>
      <w:r>
        <w:t xml:space="preserve">    byte second, minute, hour, dayOfWeek, dayOfMonth, month, year;</w:t>
      </w:r>
    </w:p>
    <w:p w14:paraId="357997FE" w14:textId="77777777" w:rsidR="0099408E" w:rsidRDefault="0099408E" w:rsidP="0099408E">
      <w:pPr>
        <w:spacing w:after="0"/>
      </w:pPr>
      <w:r>
        <w:t xml:space="preserve">    // retrieve data from DS3231</w:t>
      </w:r>
    </w:p>
    <w:p w14:paraId="14C8C3FE" w14:textId="77777777" w:rsidR="0099408E" w:rsidRDefault="0099408E" w:rsidP="0099408E">
      <w:pPr>
        <w:spacing w:after="0"/>
      </w:pPr>
      <w:r>
        <w:t xml:space="preserve">    readDS3231time(&amp;second, &amp;minute, &amp;hour, &amp;dayOfWeek, &amp;dayOfMonth, &amp;month, &amp;year);</w:t>
      </w:r>
    </w:p>
    <w:p w14:paraId="75139D25" w14:textId="77777777" w:rsidR="0099408E" w:rsidRDefault="0099408E" w:rsidP="0099408E">
      <w:pPr>
        <w:spacing w:after="0"/>
      </w:pPr>
      <w:r>
        <w:t xml:space="preserve">    // send it to the serial monitor</w:t>
      </w:r>
    </w:p>
    <w:p w14:paraId="0C808549" w14:textId="77777777" w:rsidR="0099408E" w:rsidRDefault="0099408E" w:rsidP="0099408E">
      <w:pPr>
        <w:spacing w:after="0"/>
      </w:pPr>
      <w:r>
        <w:t xml:space="preserve">    Serial.print(hour, DEC);</w:t>
      </w:r>
    </w:p>
    <w:p w14:paraId="39860A47" w14:textId="77777777" w:rsidR="0099408E" w:rsidRDefault="0099408E" w:rsidP="0099408E">
      <w:pPr>
        <w:spacing w:after="0"/>
      </w:pPr>
      <w:r>
        <w:t xml:space="preserve">    // convert the byte variable to a decimal number when displayed</w:t>
      </w:r>
    </w:p>
    <w:p w14:paraId="66450794" w14:textId="77777777" w:rsidR="0099408E" w:rsidRDefault="0099408E" w:rsidP="0099408E">
      <w:pPr>
        <w:spacing w:after="0"/>
      </w:pPr>
      <w:r>
        <w:t xml:space="preserve">    Serial.print(":");</w:t>
      </w:r>
    </w:p>
    <w:p w14:paraId="0140A50B" w14:textId="77777777" w:rsidR="0099408E" w:rsidRDefault="0099408E" w:rsidP="0099408E">
      <w:pPr>
        <w:spacing w:after="0"/>
      </w:pPr>
      <w:r>
        <w:t xml:space="preserve">    if (minute&lt;10){</w:t>
      </w:r>
    </w:p>
    <w:p w14:paraId="2808362B" w14:textId="77777777" w:rsidR="0099408E" w:rsidRDefault="0099408E" w:rsidP="0099408E">
      <w:pPr>
        <w:spacing w:after="0"/>
      </w:pPr>
      <w:r>
        <w:t xml:space="preserve">        Serial.print("0");</w:t>
      </w:r>
    </w:p>
    <w:p w14:paraId="5E12D8AD" w14:textId="77777777" w:rsidR="0099408E" w:rsidRDefault="0099408E" w:rsidP="0099408E">
      <w:pPr>
        <w:spacing w:after="0"/>
      </w:pPr>
      <w:r>
        <w:t xml:space="preserve">    }</w:t>
      </w:r>
    </w:p>
    <w:p w14:paraId="140F4E03" w14:textId="77777777" w:rsidR="0099408E" w:rsidRDefault="0099408E" w:rsidP="0099408E">
      <w:pPr>
        <w:spacing w:after="0"/>
      </w:pPr>
      <w:r>
        <w:t xml:space="preserve">    Serial.print(minute, DEC);</w:t>
      </w:r>
    </w:p>
    <w:p w14:paraId="2A308D20" w14:textId="77777777" w:rsidR="0099408E" w:rsidRDefault="0099408E" w:rsidP="0099408E">
      <w:pPr>
        <w:spacing w:after="0"/>
      </w:pPr>
      <w:r>
        <w:t xml:space="preserve">    Serial.print(":");</w:t>
      </w:r>
    </w:p>
    <w:p w14:paraId="23A2DBC5" w14:textId="77777777" w:rsidR="0099408E" w:rsidRDefault="0099408E" w:rsidP="0099408E">
      <w:pPr>
        <w:spacing w:after="0"/>
      </w:pPr>
      <w:r>
        <w:t xml:space="preserve">    if (second&lt;10){</w:t>
      </w:r>
    </w:p>
    <w:p w14:paraId="39D5D18F" w14:textId="77777777" w:rsidR="0099408E" w:rsidRDefault="0099408E" w:rsidP="0099408E">
      <w:pPr>
        <w:spacing w:after="0"/>
      </w:pPr>
      <w:r>
        <w:t xml:space="preserve">        Serial.print("0");</w:t>
      </w:r>
    </w:p>
    <w:p w14:paraId="5AD52F3E" w14:textId="77777777" w:rsidR="0099408E" w:rsidRDefault="0099408E" w:rsidP="0099408E">
      <w:pPr>
        <w:spacing w:after="0"/>
      </w:pPr>
      <w:r>
        <w:t xml:space="preserve">    }</w:t>
      </w:r>
    </w:p>
    <w:p w14:paraId="3F8244A0" w14:textId="77777777" w:rsidR="0099408E" w:rsidRDefault="0099408E" w:rsidP="0099408E">
      <w:pPr>
        <w:spacing w:after="0"/>
      </w:pPr>
      <w:r>
        <w:t xml:space="preserve">    Serial.println(second, DEC);</w:t>
      </w:r>
    </w:p>
    <w:p w14:paraId="038F8592" w14:textId="77777777" w:rsidR="0099408E" w:rsidRDefault="0099408E" w:rsidP="0099408E">
      <w:pPr>
        <w:spacing w:after="0"/>
      </w:pPr>
      <w:r>
        <w:t xml:space="preserve">    /*Serial.print(" ");</w:t>
      </w:r>
    </w:p>
    <w:p w14:paraId="3403E48B" w14:textId="77777777" w:rsidR="0099408E" w:rsidRDefault="0099408E" w:rsidP="0099408E">
      <w:pPr>
        <w:spacing w:after="0"/>
      </w:pPr>
      <w:r>
        <w:t xml:space="preserve">    Serial.print(dayOfMonth, DEC);</w:t>
      </w:r>
    </w:p>
    <w:p w14:paraId="14636C4F" w14:textId="77777777" w:rsidR="0099408E" w:rsidRDefault="0099408E" w:rsidP="0099408E">
      <w:pPr>
        <w:spacing w:after="0"/>
      </w:pPr>
      <w:r>
        <w:t xml:space="preserve">    Serial.print("/");</w:t>
      </w:r>
    </w:p>
    <w:p w14:paraId="453ED4F0" w14:textId="77777777" w:rsidR="0099408E" w:rsidRDefault="0099408E" w:rsidP="0099408E">
      <w:pPr>
        <w:spacing w:after="0"/>
      </w:pPr>
      <w:r>
        <w:t xml:space="preserve">    Serial.print(month, DEC);</w:t>
      </w:r>
    </w:p>
    <w:p w14:paraId="167BC48C" w14:textId="77777777" w:rsidR="0099408E" w:rsidRDefault="0099408E" w:rsidP="0099408E">
      <w:pPr>
        <w:spacing w:after="0"/>
      </w:pPr>
      <w:r>
        <w:t xml:space="preserve">    Serial.print("/");</w:t>
      </w:r>
    </w:p>
    <w:p w14:paraId="252FDBAB" w14:textId="77777777" w:rsidR="0099408E" w:rsidRDefault="0099408E" w:rsidP="0099408E">
      <w:pPr>
        <w:spacing w:after="0"/>
      </w:pPr>
      <w:r>
        <w:t xml:space="preserve">    Serial.print(year, DEC);</w:t>
      </w:r>
    </w:p>
    <w:p w14:paraId="380AFA6D" w14:textId="77777777" w:rsidR="0099408E" w:rsidRDefault="0099408E" w:rsidP="0099408E">
      <w:pPr>
        <w:spacing w:after="0"/>
      </w:pPr>
      <w:r>
        <w:t xml:space="preserve">    Serial.print(" Day of week: ");</w:t>
      </w:r>
    </w:p>
    <w:p w14:paraId="1835F022" w14:textId="77777777" w:rsidR="0099408E" w:rsidRDefault="0099408E" w:rsidP="0099408E">
      <w:pPr>
        <w:spacing w:after="0"/>
      </w:pPr>
      <w:r>
        <w:t xml:space="preserve">    </w:t>
      </w:r>
      <w:proofErr w:type="gramStart"/>
      <w:r>
        <w:t>switch(dayOfWeek</w:t>
      </w:r>
      <w:proofErr w:type="gramEnd"/>
      <w:r>
        <w:t>){</w:t>
      </w:r>
    </w:p>
    <w:p w14:paraId="6849F53B" w14:textId="77777777" w:rsidR="0099408E" w:rsidRDefault="0099408E" w:rsidP="0099408E">
      <w:pPr>
        <w:spacing w:after="0"/>
      </w:pPr>
      <w:r>
        <w:t xml:space="preserve">        case 1:</w:t>
      </w:r>
    </w:p>
    <w:p w14:paraId="7851D111" w14:textId="77777777" w:rsidR="0099408E" w:rsidRDefault="0099408E" w:rsidP="0099408E">
      <w:pPr>
        <w:spacing w:after="0"/>
      </w:pPr>
      <w:r>
        <w:t xml:space="preserve">            Serial.println("Sunday");</w:t>
      </w:r>
    </w:p>
    <w:p w14:paraId="75CE63F2" w14:textId="77777777" w:rsidR="0099408E" w:rsidRDefault="0099408E" w:rsidP="0099408E">
      <w:pPr>
        <w:spacing w:after="0"/>
      </w:pPr>
      <w:r>
        <w:t xml:space="preserve">            break;</w:t>
      </w:r>
    </w:p>
    <w:p w14:paraId="09DD34FA" w14:textId="77777777" w:rsidR="0099408E" w:rsidRDefault="0099408E" w:rsidP="0099408E">
      <w:pPr>
        <w:spacing w:after="0"/>
      </w:pPr>
      <w:r>
        <w:t xml:space="preserve">        case 2:</w:t>
      </w:r>
    </w:p>
    <w:p w14:paraId="06460A41" w14:textId="77777777" w:rsidR="0099408E" w:rsidRDefault="0099408E" w:rsidP="0099408E">
      <w:pPr>
        <w:spacing w:after="0"/>
      </w:pPr>
      <w:r>
        <w:t xml:space="preserve">            Serial.println("Monday");</w:t>
      </w:r>
    </w:p>
    <w:p w14:paraId="48041244" w14:textId="77777777" w:rsidR="0099408E" w:rsidRDefault="0099408E" w:rsidP="0099408E">
      <w:pPr>
        <w:spacing w:after="0"/>
      </w:pPr>
      <w:r>
        <w:t xml:space="preserve">            break;</w:t>
      </w:r>
    </w:p>
    <w:p w14:paraId="5F3D8C73" w14:textId="77777777" w:rsidR="0099408E" w:rsidRDefault="0099408E" w:rsidP="0099408E">
      <w:pPr>
        <w:spacing w:after="0"/>
      </w:pPr>
      <w:r>
        <w:t xml:space="preserve">        case 3:</w:t>
      </w:r>
    </w:p>
    <w:p w14:paraId="5741F822" w14:textId="77777777" w:rsidR="0099408E" w:rsidRDefault="0099408E" w:rsidP="0099408E">
      <w:pPr>
        <w:spacing w:after="0"/>
      </w:pPr>
      <w:r>
        <w:t xml:space="preserve">            Serial.println("Tuesday");</w:t>
      </w:r>
    </w:p>
    <w:p w14:paraId="18D920D2" w14:textId="77777777" w:rsidR="0099408E" w:rsidRDefault="0099408E" w:rsidP="0099408E">
      <w:pPr>
        <w:spacing w:after="0"/>
      </w:pPr>
      <w:r>
        <w:t xml:space="preserve">            break;</w:t>
      </w:r>
    </w:p>
    <w:p w14:paraId="5CCCE46A" w14:textId="77777777" w:rsidR="0099408E" w:rsidRDefault="0099408E" w:rsidP="0099408E">
      <w:pPr>
        <w:spacing w:after="0"/>
      </w:pPr>
      <w:r>
        <w:t xml:space="preserve">        case 4:</w:t>
      </w:r>
    </w:p>
    <w:p w14:paraId="3B63A554" w14:textId="77777777" w:rsidR="0099408E" w:rsidRDefault="0099408E" w:rsidP="0099408E">
      <w:pPr>
        <w:spacing w:after="0"/>
      </w:pPr>
      <w:r>
        <w:t xml:space="preserve">            Serial.println("Wednesday");</w:t>
      </w:r>
    </w:p>
    <w:p w14:paraId="78CA53CA" w14:textId="77777777" w:rsidR="0099408E" w:rsidRDefault="0099408E" w:rsidP="0099408E">
      <w:pPr>
        <w:spacing w:after="0"/>
      </w:pPr>
      <w:r>
        <w:lastRenderedPageBreak/>
        <w:t xml:space="preserve">            break;</w:t>
      </w:r>
    </w:p>
    <w:p w14:paraId="04FD6924" w14:textId="77777777" w:rsidR="0099408E" w:rsidRDefault="0099408E" w:rsidP="0099408E">
      <w:pPr>
        <w:spacing w:after="0"/>
      </w:pPr>
      <w:r>
        <w:t xml:space="preserve">        case 5:</w:t>
      </w:r>
    </w:p>
    <w:p w14:paraId="08B74E31" w14:textId="77777777" w:rsidR="0099408E" w:rsidRDefault="0099408E" w:rsidP="0099408E">
      <w:pPr>
        <w:spacing w:after="0"/>
      </w:pPr>
      <w:r>
        <w:t xml:space="preserve">            Serial.println("Thursday");</w:t>
      </w:r>
    </w:p>
    <w:p w14:paraId="7B3F658B" w14:textId="77777777" w:rsidR="0099408E" w:rsidRDefault="0099408E" w:rsidP="0099408E">
      <w:pPr>
        <w:spacing w:after="0"/>
      </w:pPr>
      <w:r>
        <w:t xml:space="preserve">            break;</w:t>
      </w:r>
    </w:p>
    <w:p w14:paraId="4A278B18" w14:textId="77777777" w:rsidR="0099408E" w:rsidRDefault="0099408E" w:rsidP="0099408E">
      <w:pPr>
        <w:spacing w:after="0"/>
      </w:pPr>
      <w:r>
        <w:t xml:space="preserve">        case 6:</w:t>
      </w:r>
    </w:p>
    <w:p w14:paraId="6A0FEC76" w14:textId="77777777" w:rsidR="0099408E" w:rsidRDefault="0099408E" w:rsidP="0099408E">
      <w:pPr>
        <w:spacing w:after="0"/>
      </w:pPr>
      <w:r>
        <w:t xml:space="preserve">            Serial.println("Friday");</w:t>
      </w:r>
    </w:p>
    <w:p w14:paraId="7FEF5569" w14:textId="77777777" w:rsidR="0099408E" w:rsidRDefault="0099408E" w:rsidP="0099408E">
      <w:pPr>
        <w:spacing w:after="0"/>
      </w:pPr>
      <w:r>
        <w:t xml:space="preserve">            break;</w:t>
      </w:r>
    </w:p>
    <w:p w14:paraId="1BACA897" w14:textId="77777777" w:rsidR="0099408E" w:rsidRDefault="0099408E" w:rsidP="0099408E">
      <w:pPr>
        <w:spacing w:after="0"/>
      </w:pPr>
      <w:r>
        <w:t xml:space="preserve">        case 7:</w:t>
      </w:r>
    </w:p>
    <w:p w14:paraId="49CC5DAE" w14:textId="77777777" w:rsidR="0099408E" w:rsidRDefault="0099408E" w:rsidP="0099408E">
      <w:pPr>
        <w:spacing w:after="0"/>
      </w:pPr>
      <w:r>
        <w:t xml:space="preserve">            Serial.println("Saturday");</w:t>
      </w:r>
    </w:p>
    <w:p w14:paraId="4032B839" w14:textId="77777777" w:rsidR="0099408E" w:rsidRDefault="0099408E" w:rsidP="0099408E">
      <w:pPr>
        <w:spacing w:after="0"/>
      </w:pPr>
      <w:r>
        <w:t xml:space="preserve">            break;</w:t>
      </w:r>
    </w:p>
    <w:p w14:paraId="74D23EA4" w14:textId="77777777" w:rsidR="0099408E" w:rsidRDefault="0099408E" w:rsidP="0099408E">
      <w:pPr>
        <w:spacing w:after="0"/>
      </w:pPr>
      <w:r>
        <w:t xml:space="preserve">    }*/</w:t>
      </w:r>
    </w:p>
    <w:p w14:paraId="40BA14E9" w14:textId="77777777" w:rsidR="0099408E" w:rsidRDefault="0099408E" w:rsidP="0099408E">
      <w:pPr>
        <w:spacing w:after="0"/>
      </w:pPr>
      <w:r>
        <w:t>}</w:t>
      </w:r>
    </w:p>
    <w:p w14:paraId="3DC107E2" w14:textId="77777777" w:rsidR="0099408E" w:rsidRDefault="0099408E" w:rsidP="0099408E">
      <w:pPr>
        <w:spacing w:after="0"/>
      </w:pPr>
    </w:p>
    <w:p w14:paraId="31584FC1" w14:textId="77777777" w:rsidR="0099408E" w:rsidRDefault="0099408E" w:rsidP="0099408E">
      <w:pPr>
        <w:spacing w:after="0"/>
      </w:pPr>
      <w:r>
        <w:t>void command(){</w:t>
      </w:r>
    </w:p>
    <w:p w14:paraId="23F8731C" w14:textId="77777777" w:rsidR="0099408E" w:rsidRDefault="0099408E" w:rsidP="0099408E">
      <w:pPr>
        <w:spacing w:after="0"/>
      </w:pPr>
      <w:r>
        <w:t xml:space="preserve">    static char pole[BUFFER_SIZE];</w:t>
      </w:r>
    </w:p>
    <w:p w14:paraId="0D64C467" w14:textId="77777777" w:rsidR="0099408E" w:rsidRDefault="0099408E" w:rsidP="0099408E">
      <w:pPr>
        <w:spacing w:after="0"/>
      </w:pPr>
      <w:r>
        <w:t xml:space="preserve">    static byte idx = 0;</w:t>
      </w:r>
    </w:p>
    <w:p w14:paraId="6DCF64FA" w14:textId="77777777" w:rsidR="0099408E" w:rsidRDefault="0099408E" w:rsidP="0099408E">
      <w:pPr>
        <w:spacing w:after="0"/>
      </w:pPr>
      <w:r>
        <w:t xml:space="preserve">    char znak;</w:t>
      </w:r>
    </w:p>
    <w:p w14:paraId="4861C88D" w14:textId="77777777" w:rsidR="0099408E" w:rsidRDefault="0099408E" w:rsidP="0099408E">
      <w:pPr>
        <w:spacing w:after="0"/>
      </w:pPr>
    </w:p>
    <w:p w14:paraId="6A579B44" w14:textId="77777777" w:rsidR="0099408E" w:rsidRDefault="0099408E" w:rsidP="0099408E">
      <w:pPr>
        <w:spacing w:after="0"/>
      </w:pPr>
      <w:r>
        <w:t xml:space="preserve">    while(Serial.available() &gt; 0){</w:t>
      </w:r>
    </w:p>
    <w:p w14:paraId="3DEC7BEF" w14:textId="77777777" w:rsidR="0099408E" w:rsidRDefault="0099408E" w:rsidP="0099408E">
      <w:pPr>
        <w:spacing w:after="0"/>
      </w:pPr>
      <w:r>
        <w:t xml:space="preserve">        znak = Serial.read();</w:t>
      </w:r>
    </w:p>
    <w:p w14:paraId="345B5FCF" w14:textId="77777777" w:rsidR="0099408E" w:rsidRDefault="0099408E" w:rsidP="0099408E">
      <w:pPr>
        <w:spacing w:after="0"/>
      </w:pPr>
      <w:r>
        <w:t xml:space="preserve">        if(znak == '#'){</w:t>
      </w:r>
    </w:p>
    <w:p w14:paraId="307755D4" w14:textId="77777777" w:rsidR="0099408E" w:rsidRDefault="0099408E" w:rsidP="0099408E">
      <w:pPr>
        <w:spacing w:after="0"/>
      </w:pPr>
      <w:r>
        <w:t xml:space="preserve">            idx = 0;</w:t>
      </w:r>
    </w:p>
    <w:p w14:paraId="6D246062" w14:textId="77777777" w:rsidR="0099408E" w:rsidRDefault="0099408E" w:rsidP="0099408E">
      <w:pPr>
        <w:spacing w:after="0"/>
      </w:pPr>
      <w:r>
        <w:t xml:space="preserve">        }</w:t>
      </w:r>
    </w:p>
    <w:p w14:paraId="27927C8D" w14:textId="77777777" w:rsidR="0099408E" w:rsidRDefault="0099408E" w:rsidP="0099408E">
      <w:pPr>
        <w:spacing w:after="0"/>
      </w:pPr>
      <w:r>
        <w:t xml:space="preserve">        else if(znak == '$' &amp;&amp; idx &gt; 0){</w:t>
      </w:r>
    </w:p>
    <w:p w14:paraId="39C0E4E5" w14:textId="77777777" w:rsidR="0099408E" w:rsidRDefault="0099408E" w:rsidP="0099408E">
      <w:pPr>
        <w:spacing w:after="0"/>
      </w:pPr>
      <w:r>
        <w:t xml:space="preserve">            pole[idx] = '\0';</w:t>
      </w:r>
    </w:p>
    <w:p w14:paraId="3819FD75" w14:textId="77777777" w:rsidR="0099408E" w:rsidRDefault="0099408E" w:rsidP="0099408E">
      <w:pPr>
        <w:spacing w:after="0"/>
      </w:pPr>
      <w:r>
        <w:t xml:space="preserve">            Serial.print("[");</w:t>
      </w:r>
    </w:p>
    <w:p w14:paraId="581D4A4B" w14:textId="77777777" w:rsidR="0099408E" w:rsidRDefault="0099408E" w:rsidP="0099408E">
      <w:pPr>
        <w:spacing w:after="0"/>
      </w:pPr>
      <w:r>
        <w:t xml:space="preserve">            Serial.print(pole);</w:t>
      </w:r>
    </w:p>
    <w:p w14:paraId="76B80273" w14:textId="77777777" w:rsidR="0099408E" w:rsidRDefault="0099408E" w:rsidP="0099408E">
      <w:pPr>
        <w:spacing w:after="0"/>
      </w:pPr>
      <w:r>
        <w:t xml:space="preserve">            Serial.println("]");</w:t>
      </w:r>
    </w:p>
    <w:p w14:paraId="0C42E280" w14:textId="77777777" w:rsidR="0099408E" w:rsidRDefault="0099408E" w:rsidP="0099408E">
      <w:pPr>
        <w:spacing w:after="0"/>
      </w:pPr>
      <w:r>
        <w:t xml:space="preserve">            znak = pole[0];</w:t>
      </w:r>
    </w:p>
    <w:p w14:paraId="7CF8118D" w14:textId="77777777" w:rsidR="0099408E" w:rsidRDefault="0099408E" w:rsidP="0099408E">
      <w:pPr>
        <w:spacing w:after="0"/>
      </w:pPr>
      <w:r>
        <w:t xml:space="preserve">            switch (znak) {</w:t>
      </w:r>
    </w:p>
    <w:p w14:paraId="53C6523F" w14:textId="77777777" w:rsidR="0099408E" w:rsidRDefault="0099408E" w:rsidP="0099408E">
      <w:pPr>
        <w:spacing w:after="0"/>
      </w:pPr>
      <w:r>
        <w:t xml:space="preserve">              case 'S':</w:t>
      </w:r>
    </w:p>
    <w:p w14:paraId="7A4E16D2" w14:textId="77777777" w:rsidR="0099408E" w:rsidRDefault="0099408E" w:rsidP="0099408E">
      <w:pPr>
        <w:spacing w:after="0"/>
      </w:pPr>
      <w:r>
        <w:t xml:space="preserve">                Serial.println("set_time");</w:t>
      </w:r>
    </w:p>
    <w:p w14:paraId="20CE71A0" w14:textId="77777777" w:rsidR="0099408E" w:rsidRDefault="0099408E" w:rsidP="0099408E">
      <w:pPr>
        <w:spacing w:after="0"/>
      </w:pPr>
      <w:r>
        <w:t xml:space="preserve">                if (pole[1]=='A' &amp;&amp; pole[2] == 'H' &amp;&amp; asciiToDec(pole[3], pole[4]) &lt;= 24){         //nastaveni hodiny vychodu slunce, prikaz #</w:t>
      </w:r>
      <w:proofErr w:type="gramStart"/>
      <w:r>
        <w:t>SAH..</w:t>
      </w:r>
      <w:proofErr w:type="gramEnd"/>
    </w:p>
    <w:p w14:paraId="2AE9BA01" w14:textId="77777777" w:rsidR="0099408E" w:rsidRDefault="0099408E" w:rsidP="0099408E">
      <w:pPr>
        <w:spacing w:after="0"/>
      </w:pPr>
      <w:r>
        <w:t xml:space="preserve">                   sunsetHour = asciiToDec(pole[3], pole[4]);</w:t>
      </w:r>
    </w:p>
    <w:p w14:paraId="639178A6" w14:textId="77777777" w:rsidR="0099408E" w:rsidRDefault="0099408E" w:rsidP="0099408E">
      <w:pPr>
        <w:spacing w:after="0"/>
      </w:pPr>
      <w:r>
        <w:t xml:space="preserve">                   EEPROM.write(EEADR_SSH, sunsetHour);</w:t>
      </w:r>
    </w:p>
    <w:p w14:paraId="5ECE72A9" w14:textId="77777777" w:rsidR="0099408E" w:rsidRDefault="0099408E" w:rsidP="0099408E">
      <w:pPr>
        <w:spacing w:after="0"/>
      </w:pPr>
      <w:r>
        <w:t xml:space="preserve">                   Serial.println("sunset_hour_time_set");</w:t>
      </w:r>
    </w:p>
    <w:p w14:paraId="3111AEFD" w14:textId="77777777" w:rsidR="0099408E" w:rsidRDefault="0099408E" w:rsidP="0099408E">
      <w:pPr>
        <w:spacing w:after="0"/>
      </w:pPr>
      <w:r>
        <w:t xml:space="preserve">                   }</w:t>
      </w:r>
    </w:p>
    <w:p w14:paraId="0E72E17A" w14:textId="77777777" w:rsidR="0099408E" w:rsidRDefault="0099408E" w:rsidP="0099408E">
      <w:pPr>
        <w:spacing w:after="0"/>
      </w:pPr>
      <w:r>
        <w:t xml:space="preserve">                   else if (pole[1]=='A' &amp;&amp; pole[2] == 'M' &amp;&amp; asciiToDec(pole[3], pole[4]) &lt;= 59){ //nastaveni minuty vychodu slunce, prikaz #</w:t>
      </w:r>
      <w:proofErr w:type="gramStart"/>
      <w:r>
        <w:t>SAM..</w:t>
      </w:r>
      <w:proofErr w:type="gramEnd"/>
    </w:p>
    <w:p w14:paraId="6840B652" w14:textId="77777777" w:rsidR="0099408E" w:rsidRDefault="0099408E" w:rsidP="0099408E">
      <w:pPr>
        <w:spacing w:after="0"/>
      </w:pPr>
      <w:r>
        <w:t xml:space="preserve">                   sunsetMinute = asciiToDec(pole[3], pole[4]);</w:t>
      </w:r>
    </w:p>
    <w:p w14:paraId="159F600D" w14:textId="77777777" w:rsidR="0099408E" w:rsidRDefault="0099408E" w:rsidP="0099408E">
      <w:pPr>
        <w:spacing w:after="0"/>
      </w:pPr>
      <w:r>
        <w:t xml:space="preserve">                   EEPROM.write(EEADR_SSM, sunsetMinute);</w:t>
      </w:r>
    </w:p>
    <w:p w14:paraId="1E349AA8" w14:textId="77777777" w:rsidR="0099408E" w:rsidRDefault="0099408E" w:rsidP="0099408E">
      <w:pPr>
        <w:spacing w:after="0"/>
      </w:pPr>
      <w:r>
        <w:t xml:space="preserve">                   Serial.println("sunset_minute_time_set");</w:t>
      </w:r>
    </w:p>
    <w:p w14:paraId="631DE0E4" w14:textId="77777777" w:rsidR="0099408E" w:rsidRDefault="0099408E" w:rsidP="0099408E">
      <w:pPr>
        <w:spacing w:after="0"/>
      </w:pPr>
      <w:r>
        <w:t xml:space="preserve">                   }</w:t>
      </w:r>
    </w:p>
    <w:p w14:paraId="0C497E12" w14:textId="77777777" w:rsidR="0099408E" w:rsidRDefault="0099408E" w:rsidP="0099408E">
      <w:pPr>
        <w:spacing w:after="0"/>
      </w:pPr>
      <w:r>
        <w:t xml:space="preserve">                   else if (pole[1]=='A' &amp;&amp; pole[2] == 'D' &amp;&amp; asciiToDec(pole[3], pole[4]) &lt;= 99){ //nastaveni delay vychodu slunce, prikaz #</w:t>
      </w:r>
      <w:proofErr w:type="gramStart"/>
      <w:r>
        <w:t>SAD..</w:t>
      </w:r>
      <w:proofErr w:type="gramEnd"/>
    </w:p>
    <w:p w14:paraId="7A7639F3" w14:textId="77777777" w:rsidR="0099408E" w:rsidRDefault="0099408E" w:rsidP="0099408E">
      <w:pPr>
        <w:spacing w:after="0"/>
      </w:pPr>
      <w:r>
        <w:t xml:space="preserve">                   sunsetDelay = asciiToDec(pole[3], pole[4]);</w:t>
      </w:r>
    </w:p>
    <w:p w14:paraId="249A0F13" w14:textId="77777777" w:rsidR="0099408E" w:rsidRDefault="0099408E" w:rsidP="0099408E">
      <w:pPr>
        <w:spacing w:after="0"/>
      </w:pPr>
      <w:r>
        <w:t xml:space="preserve">                   EEPROM.write(EEADR_SSD, sunsetDelay);</w:t>
      </w:r>
    </w:p>
    <w:p w14:paraId="4540FFAE" w14:textId="77777777" w:rsidR="0099408E" w:rsidRDefault="0099408E" w:rsidP="0099408E">
      <w:pPr>
        <w:spacing w:after="0"/>
      </w:pPr>
      <w:r>
        <w:lastRenderedPageBreak/>
        <w:t xml:space="preserve">                   Serial.println("sunset_delay_set");</w:t>
      </w:r>
    </w:p>
    <w:p w14:paraId="699D7D64" w14:textId="77777777" w:rsidR="0099408E" w:rsidRDefault="0099408E" w:rsidP="0099408E">
      <w:pPr>
        <w:spacing w:after="0"/>
      </w:pPr>
      <w:r>
        <w:t xml:space="preserve">                   }</w:t>
      </w:r>
    </w:p>
    <w:p w14:paraId="59E05498" w14:textId="77777777" w:rsidR="0099408E" w:rsidRDefault="0099408E" w:rsidP="0099408E">
      <w:pPr>
        <w:spacing w:after="0"/>
      </w:pPr>
      <w:r>
        <w:t xml:space="preserve">                   else if (pole[1]=='P' &amp;&amp; pole[2] == 'H' &amp;&amp; asciiToDec(pole[3], pole[4]) &lt;= 24){ //nastaveni hodiny zapada slunce, prikaz #</w:t>
      </w:r>
      <w:proofErr w:type="gramStart"/>
      <w:r>
        <w:t>SPH..</w:t>
      </w:r>
      <w:proofErr w:type="gramEnd"/>
    </w:p>
    <w:p w14:paraId="0E1A414F" w14:textId="77777777" w:rsidR="0099408E" w:rsidRDefault="0099408E" w:rsidP="0099408E">
      <w:pPr>
        <w:spacing w:after="0"/>
      </w:pPr>
      <w:r>
        <w:t xml:space="preserve">                   sunriseHour = asciiToDec(pole[3], pole[4]);</w:t>
      </w:r>
    </w:p>
    <w:p w14:paraId="2048315E" w14:textId="77777777" w:rsidR="0099408E" w:rsidRDefault="0099408E" w:rsidP="0099408E">
      <w:pPr>
        <w:spacing w:after="0"/>
      </w:pPr>
      <w:r>
        <w:t xml:space="preserve">                   EEPROM.write(EEADR_SRH, sunriseHour);</w:t>
      </w:r>
    </w:p>
    <w:p w14:paraId="0C9AA96F" w14:textId="77777777" w:rsidR="0099408E" w:rsidRDefault="0099408E" w:rsidP="0099408E">
      <w:pPr>
        <w:spacing w:after="0"/>
      </w:pPr>
      <w:r>
        <w:t xml:space="preserve">                   Serial.println("sunrise_hour_time_set");</w:t>
      </w:r>
    </w:p>
    <w:p w14:paraId="2462C957" w14:textId="77777777" w:rsidR="0099408E" w:rsidRDefault="0099408E" w:rsidP="0099408E">
      <w:pPr>
        <w:spacing w:after="0"/>
      </w:pPr>
      <w:r>
        <w:t xml:space="preserve">                   }</w:t>
      </w:r>
    </w:p>
    <w:p w14:paraId="7CD2C30D" w14:textId="77777777" w:rsidR="0099408E" w:rsidRDefault="0099408E" w:rsidP="0099408E">
      <w:pPr>
        <w:spacing w:after="0"/>
      </w:pPr>
      <w:r>
        <w:t xml:space="preserve">                   else if (pole[1]=='P' &amp;&amp; pole[2] == 'M' &amp;&amp; asciiToDec(pole[3], pole[4]) &lt;= 59){ //nastaveni minuty zapadu slunce, prikaz #</w:t>
      </w:r>
      <w:proofErr w:type="gramStart"/>
      <w:r>
        <w:t>SPM..</w:t>
      </w:r>
      <w:proofErr w:type="gramEnd"/>
    </w:p>
    <w:p w14:paraId="3C91CF9F" w14:textId="77777777" w:rsidR="0099408E" w:rsidRDefault="0099408E" w:rsidP="0099408E">
      <w:pPr>
        <w:spacing w:after="0"/>
      </w:pPr>
      <w:r>
        <w:t xml:space="preserve">                   sunriseMinute = asciiToDec(pole[3], pole[4]);</w:t>
      </w:r>
    </w:p>
    <w:p w14:paraId="40D6D104" w14:textId="77777777" w:rsidR="0099408E" w:rsidRDefault="0099408E" w:rsidP="0099408E">
      <w:pPr>
        <w:spacing w:after="0"/>
      </w:pPr>
      <w:r>
        <w:t xml:space="preserve">                   EEPROM.write(EEADR_SRM, sunriseMinute);</w:t>
      </w:r>
    </w:p>
    <w:p w14:paraId="0C1D6085" w14:textId="77777777" w:rsidR="0099408E" w:rsidRDefault="0099408E" w:rsidP="0099408E">
      <w:pPr>
        <w:spacing w:after="0"/>
      </w:pPr>
      <w:r>
        <w:t xml:space="preserve">                   Serial.println("sunrise_minute_time_set");</w:t>
      </w:r>
    </w:p>
    <w:p w14:paraId="5E0C8E87" w14:textId="77777777" w:rsidR="0099408E" w:rsidRDefault="0099408E" w:rsidP="0099408E">
      <w:pPr>
        <w:spacing w:after="0"/>
      </w:pPr>
      <w:r>
        <w:t xml:space="preserve">                   }</w:t>
      </w:r>
    </w:p>
    <w:p w14:paraId="22C4C46F" w14:textId="77777777" w:rsidR="0099408E" w:rsidRDefault="0099408E" w:rsidP="0099408E">
      <w:pPr>
        <w:spacing w:after="0"/>
      </w:pPr>
      <w:r>
        <w:t xml:space="preserve">                   else if (pole[1]=='P' &amp;&amp; pole[2] == 'D'&amp;&amp; asciiToDec(pole[3], pole[4]) &lt;= 99){ //nastaveni delay zapadu slunce, prikaz #</w:t>
      </w:r>
      <w:proofErr w:type="gramStart"/>
      <w:r>
        <w:t>SPD..</w:t>
      </w:r>
      <w:proofErr w:type="gramEnd"/>
    </w:p>
    <w:p w14:paraId="71B0A5AC" w14:textId="77777777" w:rsidR="0099408E" w:rsidRDefault="0099408E" w:rsidP="0099408E">
      <w:pPr>
        <w:spacing w:after="0"/>
      </w:pPr>
      <w:r>
        <w:t xml:space="preserve">                   sunriseDelay = asciiToDec(pole[3], pole[4]);</w:t>
      </w:r>
    </w:p>
    <w:p w14:paraId="20D09F0A" w14:textId="77777777" w:rsidR="0099408E" w:rsidRDefault="0099408E" w:rsidP="0099408E">
      <w:pPr>
        <w:spacing w:after="0"/>
      </w:pPr>
      <w:r>
        <w:t xml:space="preserve">                   EEPROM.write(EEADR_SRD, sunriseDelay);</w:t>
      </w:r>
    </w:p>
    <w:p w14:paraId="7E71F74E" w14:textId="77777777" w:rsidR="0099408E" w:rsidRDefault="0099408E" w:rsidP="0099408E">
      <w:pPr>
        <w:spacing w:after="0"/>
      </w:pPr>
      <w:r>
        <w:t xml:space="preserve">                   Serial.println("sunrise_delay_set");</w:t>
      </w:r>
    </w:p>
    <w:p w14:paraId="75295FC6" w14:textId="77777777" w:rsidR="0099408E" w:rsidRDefault="0099408E" w:rsidP="0099408E">
      <w:pPr>
        <w:spacing w:after="0"/>
      </w:pPr>
      <w:r>
        <w:t xml:space="preserve">                   }</w:t>
      </w:r>
    </w:p>
    <w:p w14:paraId="4F4C1342" w14:textId="77777777" w:rsidR="0099408E" w:rsidRDefault="0099408E" w:rsidP="0099408E">
      <w:pPr>
        <w:spacing w:after="0"/>
      </w:pPr>
      <w:r>
        <w:t xml:space="preserve">                   else if (pole[1]=='M' &amp;&amp; pole[2] == 'H' &amp;&amp; asciiToDec(pole[3], pole[4]) &lt;= 24){ //nastaveni hodiny vychodu mesice, prikaz #</w:t>
      </w:r>
      <w:proofErr w:type="gramStart"/>
      <w:r>
        <w:t>SMH..</w:t>
      </w:r>
      <w:proofErr w:type="gramEnd"/>
    </w:p>
    <w:p w14:paraId="348BAD35" w14:textId="77777777" w:rsidR="0099408E" w:rsidRDefault="0099408E" w:rsidP="0099408E">
      <w:pPr>
        <w:spacing w:after="0"/>
      </w:pPr>
      <w:r>
        <w:t xml:space="preserve">                   moonsetHour = asciiToDec(pole[3], pole[4]);</w:t>
      </w:r>
    </w:p>
    <w:p w14:paraId="6D80A91C" w14:textId="77777777" w:rsidR="0099408E" w:rsidRDefault="0099408E" w:rsidP="0099408E">
      <w:pPr>
        <w:spacing w:after="0"/>
      </w:pPr>
      <w:r>
        <w:t xml:space="preserve">                   EEPROM.write(EEADR_MSH, moonsetHour);</w:t>
      </w:r>
    </w:p>
    <w:p w14:paraId="7BE495B9" w14:textId="77777777" w:rsidR="0099408E" w:rsidRDefault="0099408E" w:rsidP="0099408E">
      <w:pPr>
        <w:spacing w:after="0"/>
      </w:pPr>
      <w:r>
        <w:t xml:space="preserve">                   Serial.println("moonset_hour_time_set");</w:t>
      </w:r>
    </w:p>
    <w:p w14:paraId="0B50D278" w14:textId="77777777" w:rsidR="0099408E" w:rsidRDefault="0099408E" w:rsidP="0099408E">
      <w:pPr>
        <w:spacing w:after="0"/>
      </w:pPr>
      <w:r>
        <w:t xml:space="preserve">                   }</w:t>
      </w:r>
    </w:p>
    <w:p w14:paraId="36A70D9A" w14:textId="77777777" w:rsidR="0099408E" w:rsidRDefault="0099408E" w:rsidP="0099408E">
      <w:pPr>
        <w:spacing w:after="0"/>
      </w:pPr>
      <w:r>
        <w:t xml:space="preserve">                   else if (pole[1]=='M' &amp;&amp; pole[2] == 'M' &amp;&amp; asciiToDec(pole[3], pole[4]) &lt;= 59){ //nastaveni minuty vychodu mesice, prikaz #</w:t>
      </w:r>
      <w:proofErr w:type="gramStart"/>
      <w:r>
        <w:t>SMM..</w:t>
      </w:r>
      <w:proofErr w:type="gramEnd"/>
    </w:p>
    <w:p w14:paraId="41C195C7" w14:textId="77777777" w:rsidR="0099408E" w:rsidRDefault="0099408E" w:rsidP="0099408E">
      <w:pPr>
        <w:spacing w:after="0"/>
      </w:pPr>
      <w:r>
        <w:t xml:space="preserve">                   moonsetMinute = asciiToDec(pole[3], pole[4]);</w:t>
      </w:r>
    </w:p>
    <w:p w14:paraId="3A9BBC0D" w14:textId="77777777" w:rsidR="0099408E" w:rsidRDefault="0099408E" w:rsidP="0099408E">
      <w:pPr>
        <w:spacing w:after="0"/>
      </w:pPr>
      <w:r>
        <w:t xml:space="preserve">                   EEPROM.write(EEADR_MSM, moonsetMinute);</w:t>
      </w:r>
    </w:p>
    <w:p w14:paraId="038A0084" w14:textId="77777777" w:rsidR="0099408E" w:rsidRDefault="0099408E" w:rsidP="0099408E">
      <w:pPr>
        <w:spacing w:after="0"/>
      </w:pPr>
      <w:r>
        <w:t xml:space="preserve">                   Serial.println("moonset_minute_time_set");</w:t>
      </w:r>
    </w:p>
    <w:p w14:paraId="6042677F" w14:textId="77777777" w:rsidR="0099408E" w:rsidRDefault="0099408E" w:rsidP="0099408E">
      <w:pPr>
        <w:spacing w:after="0"/>
      </w:pPr>
      <w:r>
        <w:t xml:space="preserve">                   }</w:t>
      </w:r>
    </w:p>
    <w:p w14:paraId="6E895F08" w14:textId="77777777" w:rsidR="0099408E" w:rsidRDefault="0099408E" w:rsidP="0099408E">
      <w:pPr>
        <w:spacing w:after="0"/>
      </w:pPr>
      <w:r>
        <w:t xml:space="preserve">                   else if (pole[1]=='M' &amp;&amp; pole[2] == 'D' &amp;&amp; asciiToDec(pole[3], pole[4]) &lt;= 99){ //nastaveni delay vychodu mesice prikaz #</w:t>
      </w:r>
      <w:proofErr w:type="gramStart"/>
      <w:r>
        <w:t>SMD..</w:t>
      </w:r>
      <w:proofErr w:type="gramEnd"/>
    </w:p>
    <w:p w14:paraId="270FA554" w14:textId="77777777" w:rsidR="0099408E" w:rsidRDefault="0099408E" w:rsidP="0099408E">
      <w:pPr>
        <w:spacing w:after="0"/>
      </w:pPr>
      <w:r>
        <w:t xml:space="preserve">                   moonsetDelay = asciiToDec(pole[3], pole[4]);</w:t>
      </w:r>
    </w:p>
    <w:p w14:paraId="1E463EE4" w14:textId="77777777" w:rsidR="0099408E" w:rsidRDefault="0099408E" w:rsidP="0099408E">
      <w:pPr>
        <w:spacing w:after="0"/>
      </w:pPr>
      <w:r>
        <w:t xml:space="preserve">                   EEPROM.write(EEADR_MSD, moonsetDelay);</w:t>
      </w:r>
    </w:p>
    <w:p w14:paraId="07E76D39" w14:textId="77777777" w:rsidR="0099408E" w:rsidRDefault="0099408E" w:rsidP="0099408E">
      <w:pPr>
        <w:spacing w:after="0"/>
      </w:pPr>
      <w:r>
        <w:t xml:space="preserve">                   Serial.println("moonset_delay_set");</w:t>
      </w:r>
    </w:p>
    <w:p w14:paraId="5455E69E" w14:textId="77777777" w:rsidR="0099408E" w:rsidRDefault="0099408E" w:rsidP="0099408E">
      <w:pPr>
        <w:spacing w:after="0"/>
      </w:pPr>
      <w:r>
        <w:t xml:space="preserve">                   }</w:t>
      </w:r>
    </w:p>
    <w:p w14:paraId="7E7D1D1A" w14:textId="77777777" w:rsidR="0099408E" w:rsidRDefault="0099408E" w:rsidP="0099408E">
      <w:pPr>
        <w:spacing w:after="0"/>
      </w:pPr>
      <w:r>
        <w:t xml:space="preserve">                   else if (pole[1]=='T' &amp;&amp; pole[2] == 'H' &amp;&amp; asciiToDec(pole[3], pole[4]) &lt;= 24){ //nastaveni hodiny zapadu mesice, prikaz #</w:t>
      </w:r>
      <w:proofErr w:type="gramStart"/>
      <w:r>
        <w:t>STH..</w:t>
      </w:r>
      <w:proofErr w:type="gramEnd"/>
    </w:p>
    <w:p w14:paraId="20D26941" w14:textId="77777777" w:rsidR="0099408E" w:rsidRDefault="0099408E" w:rsidP="0099408E">
      <w:pPr>
        <w:spacing w:after="0"/>
      </w:pPr>
      <w:r>
        <w:t xml:space="preserve">                   moonriseHour = asciiToDec(pole[3], pole[4]);</w:t>
      </w:r>
    </w:p>
    <w:p w14:paraId="431CB15D" w14:textId="77777777" w:rsidR="0099408E" w:rsidRDefault="0099408E" w:rsidP="0099408E">
      <w:pPr>
        <w:spacing w:after="0"/>
      </w:pPr>
      <w:r>
        <w:t xml:space="preserve">                   EEPROM.write(EEADR_MRH, moonriseHour);</w:t>
      </w:r>
    </w:p>
    <w:p w14:paraId="3ECD12F4" w14:textId="77777777" w:rsidR="0099408E" w:rsidRDefault="0099408E" w:rsidP="0099408E">
      <w:pPr>
        <w:spacing w:after="0"/>
      </w:pPr>
      <w:r>
        <w:t xml:space="preserve">                   Serial.println("moonrise_hour_time_set");</w:t>
      </w:r>
    </w:p>
    <w:p w14:paraId="5C5CF022" w14:textId="77777777" w:rsidR="0099408E" w:rsidRDefault="0099408E" w:rsidP="0099408E">
      <w:pPr>
        <w:spacing w:after="0"/>
      </w:pPr>
      <w:r>
        <w:t xml:space="preserve">                   }</w:t>
      </w:r>
    </w:p>
    <w:p w14:paraId="74752BDA" w14:textId="77777777" w:rsidR="0099408E" w:rsidRDefault="0099408E" w:rsidP="0099408E">
      <w:pPr>
        <w:spacing w:after="0"/>
      </w:pPr>
      <w:r>
        <w:t xml:space="preserve">                   else if (pole[1]=='T' &amp;&amp; pole[2] == 'M' &amp;&amp; asciiToDec(pole[3], pole[4]) &lt;= 59){ //nastaveni minuty zapadu mesice, prikaz #</w:t>
      </w:r>
      <w:proofErr w:type="gramStart"/>
      <w:r>
        <w:t>STM..</w:t>
      </w:r>
      <w:proofErr w:type="gramEnd"/>
    </w:p>
    <w:p w14:paraId="4E2052CA" w14:textId="77777777" w:rsidR="0099408E" w:rsidRDefault="0099408E" w:rsidP="0099408E">
      <w:pPr>
        <w:spacing w:after="0"/>
      </w:pPr>
      <w:r>
        <w:t xml:space="preserve">                   moonriseMinute = asciiToDec(pole[3], pole[4]);</w:t>
      </w:r>
    </w:p>
    <w:p w14:paraId="4914EE51" w14:textId="77777777" w:rsidR="0099408E" w:rsidRDefault="0099408E" w:rsidP="0099408E">
      <w:pPr>
        <w:spacing w:after="0"/>
      </w:pPr>
      <w:r>
        <w:t xml:space="preserve">                   EEPROM.write(EEADR_MRM, moonriseMinute);</w:t>
      </w:r>
    </w:p>
    <w:p w14:paraId="43077896" w14:textId="77777777" w:rsidR="0099408E" w:rsidRDefault="0099408E" w:rsidP="0099408E">
      <w:pPr>
        <w:spacing w:after="0"/>
      </w:pPr>
      <w:r>
        <w:lastRenderedPageBreak/>
        <w:t xml:space="preserve">                   Serial.println("moonrise_minute_time_set");</w:t>
      </w:r>
    </w:p>
    <w:p w14:paraId="10A9E032" w14:textId="77777777" w:rsidR="0099408E" w:rsidRDefault="0099408E" w:rsidP="0099408E">
      <w:pPr>
        <w:spacing w:after="0"/>
      </w:pPr>
      <w:r>
        <w:t xml:space="preserve">                   }</w:t>
      </w:r>
    </w:p>
    <w:p w14:paraId="600A9F80" w14:textId="77777777" w:rsidR="0099408E" w:rsidRDefault="0099408E" w:rsidP="0099408E">
      <w:pPr>
        <w:spacing w:after="0"/>
      </w:pPr>
      <w:r>
        <w:t xml:space="preserve">                   else if (pole[1]=='T' &amp;&amp; pole[2] == 'D' &amp;&amp; asciiToDec(pole[3], pole[4]) &lt;= 99){ //nastaveni delay vychodu mesice prikaz #</w:t>
      </w:r>
      <w:proofErr w:type="gramStart"/>
      <w:r>
        <w:t>STD..</w:t>
      </w:r>
      <w:proofErr w:type="gramEnd"/>
    </w:p>
    <w:p w14:paraId="1295DA54" w14:textId="77777777" w:rsidR="0099408E" w:rsidRDefault="0099408E" w:rsidP="0099408E">
      <w:pPr>
        <w:spacing w:after="0"/>
      </w:pPr>
      <w:r>
        <w:t xml:space="preserve">                   moonriseDelay = asciiToDec(pole[3], pole[4]);</w:t>
      </w:r>
    </w:p>
    <w:p w14:paraId="19E5806A" w14:textId="77777777" w:rsidR="0099408E" w:rsidRDefault="0099408E" w:rsidP="0099408E">
      <w:pPr>
        <w:spacing w:after="0"/>
      </w:pPr>
      <w:r>
        <w:t xml:space="preserve">                   EEPROM.write(EEADR_MRD, moonriseDelay);</w:t>
      </w:r>
    </w:p>
    <w:p w14:paraId="147C2951" w14:textId="77777777" w:rsidR="0099408E" w:rsidRDefault="0099408E" w:rsidP="0099408E">
      <w:pPr>
        <w:spacing w:after="0"/>
      </w:pPr>
      <w:r>
        <w:t xml:space="preserve">                   Serial.println("moonrise_delay_set");</w:t>
      </w:r>
    </w:p>
    <w:p w14:paraId="7A49D4D9" w14:textId="77777777" w:rsidR="0099408E" w:rsidRDefault="0099408E" w:rsidP="0099408E">
      <w:pPr>
        <w:spacing w:after="0"/>
      </w:pPr>
      <w:r>
        <w:t xml:space="preserve">                   }</w:t>
      </w:r>
    </w:p>
    <w:p w14:paraId="7D779385" w14:textId="77777777" w:rsidR="0099408E" w:rsidRDefault="0099408E" w:rsidP="0099408E">
      <w:pPr>
        <w:spacing w:after="0"/>
      </w:pPr>
      <w:r>
        <w:t xml:space="preserve">                   else if (pole[1]=='T' &amp;&amp; pole[2] == 'T'){ //nastaveni aktualniho casu RTC #STT SEC MIN HOD DVT DVM MES ROK</w:t>
      </w:r>
    </w:p>
    <w:p w14:paraId="6F635DE8" w14:textId="77777777" w:rsidR="0099408E" w:rsidRDefault="0099408E" w:rsidP="0099408E">
      <w:pPr>
        <w:spacing w:after="0"/>
      </w:pPr>
    </w:p>
    <w:p w14:paraId="52169294" w14:textId="77777777" w:rsidR="0099408E" w:rsidRDefault="0099408E" w:rsidP="0099408E">
      <w:pPr>
        <w:spacing w:after="0"/>
      </w:pPr>
      <w:r>
        <w:t xml:space="preserve">                     if(setDS3231time(asciiToDec(pole[3], pole[4]),</w:t>
      </w:r>
    </w:p>
    <w:p w14:paraId="47021700" w14:textId="77777777" w:rsidR="0099408E" w:rsidRDefault="0099408E" w:rsidP="0099408E">
      <w:pPr>
        <w:spacing w:after="0"/>
      </w:pPr>
      <w:r>
        <w:t xml:space="preserve">                                   asciiToDec(pole[5], pole[6]),</w:t>
      </w:r>
    </w:p>
    <w:p w14:paraId="36392FAB" w14:textId="77777777" w:rsidR="0099408E" w:rsidRDefault="0099408E" w:rsidP="0099408E">
      <w:pPr>
        <w:spacing w:after="0"/>
      </w:pPr>
      <w:r>
        <w:t xml:space="preserve">                                   asciiToDec(pole[7], pole[8]),</w:t>
      </w:r>
    </w:p>
    <w:p w14:paraId="4AE696B3" w14:textId="77777777" w:rsidR="0099408E" w:rsidRDefault="0099408E" w:rsidP="0099408E">
      <w:pPr>
        <w:spacing w:after="0"/>
      </w:pPr>
      <w:r>
        <w:t xml:space="preserve">                                   asciiToDec(pole[9], pole[10]),</w:t>
      </w:r>
    </w:p>
    <w:p w14:paraId="0B303A3B" w14:textId="77777777" w:rsidR="0099408E" w:rsidRDefault="0099408E" w:rsidP="0099408E">
      <w:pPr>
        <w:spacing w:after="0"/>
      </w:pPr>
      <w:r>
        <w:t xml:space="preserve">                                   asciiToDec(pole[11], pole[12]),</w:t>
      </w:r>
    </w:p>
    <w:p w14:paraId="54369DCF" w14:textId="77777777" w:rsidR="0099408E" w:rsidRDefault="0099408E" w:rsidP="0099408E">
      <w:pPr>
        <w:spacing w:after="0"/>
      </w:pPr>
      <w:r>
        <w:t xml:space="preserve">                                   asciiToDec(pole[13], pole[14]),</w:t>
      </w:r>
    </w:p>
    <w:p w14:paraId="4E50E6C4" w14:textId="77777777" w:rsidR="0099408E" w:rsidRDefault="0099408E" w:rsidP="0099408E">
      <w:pPr>
        <w:spacing w:after="0"/>
      </w:pPr>
      <w:r>
        <w:t xml:space="preserve">                                   asciiToDec(pole[15], pole[16])))</w:t>
      </w:r>
    </w:p>
    <w:p w14:paraId="10B1BB82" w14:textId="77777777" w:rsidR="0099408E" w:rsidRDefault="0099408E" w:rsidP="0099408E">
      <w:pPr>
        <w:spacing w:after="0"/>
      </w:pPr>
      <w:r>
        <w:t xml:space="preserve">                     {</w:t>
      </w:r>
    </w:p>
    <w:p w14:paraId="0D731696" w14:textId="77777777" w:rsidR="0099408E" w:rsidRDefault="0099408E" w:rsidP="0099408E">
      <w:pPr>
        <w:spacing w:after="0"/>
      </w:pPr>
      <w:r>
        <w:t xml:space="preserve">                      Serial.println("time_set");</w:t>
      </w:r>
    </w:p>
    <w:p w14:paraId="1336405A" w14:textId="77777777" w:rsidR="0099408E" w:rsidRDefault="0099408E" w:rsidP="0099408E">
      <w:pPr>
        <w:spacing w:after="0"/>
      </w:pPr>
      <w:r>
        <w:t xml:space="preserve">                     }</w:t>
      </w:r>
    </w:p>
    <w:p w14:paraId="234F7797" w14:textId="77777777" w:rsidR="0099408E" w:rsidRDefault="0099408E" w:rsidP="0099408E">
      <w:pPr>
        <w:spacing w:after="0"/>
      </w:pPr>
      <w:r>
        <w:t xml:space="preserve">                     else</w:t>
      </w:r>
    </w:p>
    <w:p w14:paraId="3AABACDB" w14:textId="77777777" w:rsidR="0099408E" w:rsidRDefault="0099408E" w:rsidP="0099408E">
      <w:pPr>
        <w:spacing w:after="0"/>
      </w:pPr>
      <w:r>
        <w:t xml:space="preserve">                     {</w:t>
      </w:r>
    </w:p>
    <w:p w14:paraId="67130E98" w14:textId="77777777" w:rsidR="0099408E" w:rsidRDefault="0099408E" w:rsidP="0099408E">
      <w:pPr>
        <w:spacing w:after="0"/>
      </w:pPr>
      <w:r>
        <w:t xml:space="preserve">                      Serial.println("INCORRECT_VALUES");</w:t>
      </w:r>
    </w:p>
    <w:p w14:paraId="6123D088" w14:textId="77777777" w:rsidR="0099408E" w:rsidRDefault="0099408E" w:rsidP="0099408E">
      <w:pPr>
        <w:spacing w:after="0"/>
      </w:pPr>
      <w:r>
        <w:t xml:space="preserve">                     }                </w:t>
      </w:r>
    </w:p>
    <w:p w14:paraId="3603E027" w14:textId="77777777" w:rsidR="0099408E" w:rsidRDefault="0099408E" w:rsidP="0099408E">
      <w:pPr>
        <w:spacing w:after="0"/>
      </w:pPr>
      <w:r>
        <w:t xml:space="preserve">                   }</w:t>
      </w:r>
    </w:p>
    <w:p w14:paraId="4DBAFD7A" w14:textId="77777777" w:rsidR="0099408E" w:rsidRDefault="0099408E" w:rsidP="0099408E">
      <w:pPr>
        <w:spacing w:after="0"/>
      </w:pPr>
      <w:r>
        <w:t xml:space="preserve">                   else</w:t>
      </w:r>
    </w:p>
    <w:p w14:paraId="199B0BD6" w14:textId="77777777" w:rsidR="0099408E" w:rsidRDefault="0099408E" w:rsidP="0099408E">
      <w:pPr>
        <w:spacing w:after="0"/>
      </w:pPr>
      <w:r>
        <w:t xml:space="preserve">                   Serial.println("INCORRECT_VALUES");      </w:t>
      </w:r>
    </w:p>
    <w:p w14:paraId="6C21D466" w14:textId="77777777" w:rsidR="0099408E" w:rsidRDefault="0099408E" w:rsidP="0099408E">
      <w:pPr>
        <w:spacing w:after="0"/>
      </w:pPr>
      <w:r>
        <w:t xml:space="preserve">                break;</w:t>
      </w:r>
    </w:p>
    <w:p w14:paraId="68DE4E14" w14:textId="77777777" w:rsidR="0099408E" w:rsidRDefault="0099408E" w:rsidP="0099408E">
      <w:pPr>
        <w:spacing w:after="0"/>
      </w:pPr>
      <w:r>
        <w:t xml:space="preserve">              case 'P':</w:t>
      </w:r>
    </w:p>
    <w:p w14:paraId="33664D60" w14:textId="77777777" w:rsidR="0099408E" w:rsidRDefault="0099408E" w:rsidP="0099408E">
      <w:pPr>
        <w:spacing w:after="0"/>
      </w:pPr>
      <w:r>
        <w:t xml:space="preserve">                if (</w:t>
      </w:r>
      <w:proofErr w:type="gramStart"/>
      <w:r>
        <w:t>pole[1]=='A'){                                //vypise</w:t>
      </w:r>
      <w:proofErr w:type="gramEnd"/>
      <w:r>
        <w:t xml:space="preserve"> cas vychodu slunce, prikaz #PA</w:t>
      </w:r>
    </w:p>
    <w:p w14:paraId="76B33C3B" w14:textId="77777777" w:rsidR="0099408E" w:rsidRDefault="0099408E" w:rsidP="0099408E">
      <w:pPr>
        <w:spacing w:after="0"/>
      </w:pPr>
      <w:r>
        <w:t xml:space="preserve">                Serial.print("Sun set time: ");</w:t>
      </w:r>
    </w:p>
    <w:p w14:paraId="551A93E6" w14:textId="77777777" w:rsidR="0099408E" w:rsidRDefault="0099408E" w:rsidP="0099408E">
      <w:pPr>
        <w:spacing w:after="0"/>
      </w:pPr>
      <w:r>
        <w:t xml:space="preserve">                if (sunsetHour &lt; 10){</w:t>
      </w:r>
    </w:p>
    <w:p w14:paraId="77A8D11E" w14:textId="77777777" w:rsidR="0099408E" w:rsidRDefault="0099408E" w:rsidP="0099408E">
      <w:pPr>
        <w:spacing w:after="0"/>
      </w:pPr>
      <w:r>
        <w:t xml:space="preserve">                Serial.print("0");</w:t>
      </w:r>
    </w:p>
    <w:p w14:paraId="226B61B0" w14:textId="77777777" w:rsidR="0099408E" w:rsidRDefault="0099408E" w:rsidP="0099408E">
      <w:pPr>
        <w:spacing w:after="0"/>
      </w:pPr>
      <w:r>
        <w:t xml:space="preserve">                }</w:t>
      </w:r>
    </w:p>
    <w:p w14:paraId="0C8F6519" w14:textId="77777777" w:rsidR="0099408E" w:rsidRDefault="0099408E" w:rsidP="0099408E">
      <w:pPr>
        <w:spacing w:after="0"/>
      </w:pPr>
      <w:r>
        <w:t xml:space="preserve">                Serial.print(sunsetHour, DEC);</w:t>
      </w:r>
    </w:p>
    <w:p w14:paraId="7426207C" w14:textId="77777777" w:rsidR="0099408E" w:rsidRDefault="0099408E" w:rsidP="0099408E">
      <w:pPr>
        <w:spacing w:after="0"/>
      </w:pPr>
      <w:r>
        <w:t xml:space="preserve">                Serial.print(':');</w:t>
      </w:r>
    </w:p>
    <w:p w14:paraId="75B91BEC" w14:textId="77777777" w:rsidR="0099408E" w:rsidRDefault="0099408E" w:rsidP="0099408E">
      <w:pPr>
        <w:spacing w:after="0"/>
      </w:pPr>
      <w:r>
        <w:t xml:space="preserve">                if (sunsetMinute &lt; 10){</w:t>
      </w:r>
    </w:p>
    <w:p w14:paraId="597115B5" w14:textId="77777777" w:rsidR="0099408E" w:rsidRDefault="0099408E" w:rsidP="0099408E">
      <w:pPr>
        <w:spacing w:after="0"/>
      </w:pPr>
      <w:r>
        <w:t xml:space="preserve">                Serial.print("0");</w:t>
      </w:r>
    </w:p>
    <w:p w14:paraId="625AAD06" w14:textId="77777777" w:rsidR="0099408E" w:rsidRDefault="0099408E" w:rsidP="0099408E">
      <w:pPr>
        <w:spacing w:after="0"/>
      </w:pPr>
      <w:r>
        <w:t xml:space="preserve">                }</w:t>
      </w:r>
    </w:p>
    <w:p w14:paraId="4BACAB13" w14:textId="77777777" w:rsidR="0099408E" w:rsidRDefault="0099408E" w:rsidP="0099408E">
      <w:pPr>
        <w:spacing w:after="0"/>
      </w:pPr>
      <w:r>
        <w:t xml:space="preserve">                Serial.println(sunsetMinute, DEC);  </w:t>
      </w:r>
    </w:p>
    <w:p w14:paraId="3A2BE752" w14:textId="77777777" w:rsidR="0099408E" w:rsidRDefault="0099408E" w:rsidP="0099408E">
      <w:pPr>
        <w:spacing w:after="0"/>
      </w:pPr>
      <w:r>
        <w:t xml:space="preserve">                }</w:t>
      </w:r>
    </w:p>
    <w:p w14:paraId="41561273" w14:textId="77777777" w:rsidR="0099408E" w:rsidRDefault="0099408E" w:rsidP="0099408E">
      <w:pPr>
        <w:spacing w:after="0"/>
      </w:pPr>
      <w:r>
        <w:t xml:space="preserve">                else if (</w:t>
      </w:r>
      <w:proofErr w:type="gramStart"/>
      <w:r>
        <w:t>pole[1]=='P'){                           //vypise</w:t>
      </w:r>
      <w:proofErr w:type="gramEnd"/>
      <w:r>
        <w:t xml:space="preserve"> cas zapadu slunce, prikaz #PP</w:t>
      </w:r>
    </w:p>
    <w:p w14:paraId="1E0EA191" w14:textId="77777777" w:rsidR="0099408E" w:rsidRDefault="0099408E" w:rsidP="0099408E">
      <w:pPr>
        <w:spacing w:after="0"/>
      </w:pPr>
      <w:r>
        <w:t xml:space="preserve">                Serial.print("Sun rise time: ");</w:t>
      </w:r>
    </w:p>
    <w:p w14:paraId="3258FEB5" w14:textId="77777777" w:rsidR="0099408E" w:rsidRDefault="0099408E" w:rsidP="0099408E">
      <w:pPr>
        <w:spacing w:after="0"/>
      </w:pPr>
      <w:r>
        <w:t xml:space="preserve">                if (sunriseHour &lt; 10){</w:t>
      </w:r>
    </w:p>
    <w:p w14:paraId="1B304717" w14:textId="77777777" w:rsidR="0099408E" w:rsidRDefault="0099408E" w:rsidP="0099408E">
      <w:pPr>
        <w:spacing w:after="0"/>
      </w:pPr>
      <w:r>
        <w:t xml:space="preserve">                Serial.print("0");</w:t>
      </w:r>
    </w:p>
    <w:p w14:paraId="2623EEF6" w14:textId="77777777" w:rsidR="0099408E" w:rsidRDefault="0099408E" w:rsidP="0099408E">
      <w:pPr>
        <w:spacing w:after="0"/>
      </w:pPr>
      <w:r>
        <w:t xml:space="preserve">                }  </w:t>
      </w:r>
    </w:p>
    <w:p w14:paraId="4B931049" w14:textId="77777777" w:rsidR="0099408E" w:rsidRDefault="0099408E" w:rsidP="0099408E">
      <w:pPr>
        <w:spacing w:after="0"/>
      </w:pPr>
      <w:r>
        <w:t xml:space="preserve">                Serial.print(sunriseHour, DEC);</w:t>
      </w:r>
    </w:p>
    <w:p w14:paraId="63E48DD8" w14:textId="77777777" w:rsidR="0099408E" w:rsidRDefault="0099408E" w:rsidP="0099408E">
      <w:pPr>
        <w:spacing w:after="0"/>
      </w:pPr>
      <w:r>
        <w:lastRenderedPageBreak/>
        <w:t xml:space="preserve">                Serial.print(':');</w:t>
      </w:r>
    </w:p>
    <w:p w14:paraId="522282B1" w14:textId="77777777" w:rsidR="0099408E" w:rsidRDefault="0099408E" w:rsidP="0099408E">
      <w:pPr>
        <w:spacing w:after="0"/>
      </w:pPr>
      <w:r>
        <w:t xml:space="preserve">                if (sunriseMinute &lt; 10){</w:t>
      </w:r>
    </w:p>
    <w:p w14:paraId="10FC975F" w14:textId="77777777" w:rsidR="0099408E" w:rsidRDefault="0099408E" w:rsidP="0099408E">
      <w:pPr>
        <w:spacing w:after="0"/>
      </w:pPr>
      <w:r>
        <w:t xml:space="preserve">                Serial.print("0");</w:t>
      </w:r>
    </w:p>
    <w:p w14:paraId="4547CD89" w14:textId="77777777" w:rsidR="0099408E" w:rsidRDefault="0099408E" w:rsidP="0099408E">
      <w:pPr>
        <w:spacing w:after="0"/>
      </w:pPr>
      <w:r>
        <w:t xml:space="preserve">                }</w:t>
      </w:r>
    </w:p>
    <w:p w14:paraId="6EA4D92F" w14:textId="77777777" w:rsidR="0099408E" w:rsidRDefault="0099408E" w:rsidP="0099408E">
      <w:pPr>
        <w:spacing w:after="0"/>
      </w:pPr>
      <w:r>
        <w:t xml:space="preserve">                Serial.println(sunriseMinute, DEC);  </w:t>
      </w:r>
    </w:p>
    <w:p w14:paraId="452CC6CD" w14:textId="77777777" w:rsidR="0099408E" w:rsidRDefault="0099408E" w:rsidP="0099408E">
      <w:pPr>
        <w:spacing w:after="0"/>
      </w:pPr>
      <w:r>
        <w:t xml:space="preserve">                }</w:t>
      </w:r>
    </w:p>
    <w:p w14:paraId="61D38182" w14:textId="77777777" w:rsidR="0099408E" w:rsidRDefault="0099408E" w:rsidP="0099408E">
      <w:pPr>
        <w:spacing w:after="0"/>
      </w:pPr>
      <w:r>
        <w:t xml:space="preserve">                else if (</w:t>
      </w:r>
      <w:proofErr w:type="gramStart"/>
      <w:r>
        <w:t>pole[1]=='M'){                           //vypise</w:t>
      </w:r>
      <w:proofErr w:type="gramEnd"/>
      <w:r>
        <w:t xml:space="preserve"> cas vychodu mesice, prikaz #PM</w:t>
      </w:r>
    </w:p>
    <w:p w14:paraId="0A1C4CAB" w14:textId="77777777" w:rsidR="0099408E" w:rsidRDefault="0099408E" w:rsidP="0099408E">
      <w:pPr>
        <w:spacing w:after="0"/>
      </w:pPr>
      <w:r>
        <w:t xml:space="preserve">                Serial.print("Moon set time: ");</w:t>
      </w:r>
    </w:p>
    <w:p w14:paraId="7AB5F9EF" w14:textId="77777777" w:rsidR="0099408E" w:rsidRDefault="0099408E" w:rsidP="0099408E">
      <w:pPr>
        <w:spacing w:after="0"/>
      </w:pPr>
      <w:r>
        <w:t xml:space="preserve">                if (moonsetHour &lt; 10){</w:t>
      </w:r>
    </w:p>
    <w:p w14:paraId="32424068" w14:textId="77777777" w:rsidR="0099408E" w:rsidRDefault="0099408E" w:rsidP="0099408E">
      <w:pPr>
        <w:spacing w:after="0"/>
      </w:pPr>
      <w:r>
        <w:t xml:space="preserve">                Serial.print("0");</w:t>
      </w:r>
    </w:p>
    <w:p w14:paraId="32ADB5EA" w14:textId="77777777" w:rsidR="0099408E" w:rsidRDefault="0099408E" w:rsidP="0099408E">
      <w:pPr>
        <w:spacing w:after="0"/>
      </w:pPr>
      <w:r>
        <w:t xml:space="preserve">                }</w:t>
      </w:r>
    </w:p>
    <w:p w14:paraId="4D28AD92" w14:textId="77777777" w:rsidR="0099408E" w:rsidRDefault="0099408E" w:rsidP="0099408E">
      <w:pPr>
        <w:spacing w:after="0"/>
      </w:pPr>
      <w:r>
        <w:t xml:space="preserve">                Serial.print(moonsetHour, DEC);</w:t>
      </w:r>
    </w:p>
    <w:p w14:paraId="2C979288" w14:textId="77777777" w:rsidR="0099408E" w:rsidRDefault="0099408E" w:rsidP="0099408E">
      <w:pPr>
        <w:spacing w:after="0"/>
      </w:pPr>
      <w:r>
        <w:t xml:space="preserve">                Serial.print(':');</w:t>
      </w:r>
    </w:p>
    <w:p w14:paraId="4DDD32BD" w14:textId="77777777" w:rsidR="0099408E" w:rsidRDefault="0099408E" w:rsidP="0099408E">
      <w:pPr>
        <w:spacing w:after="0"/>
      </w:pPr>
      <w:r>
        <w:t xml:space="preserve">                if (moonsetMinute &lt; 10){</w:t>
      </w:r>
    </w:p>
    <w:p w14:paraId="39F05381" w14:textId="77777777" w:rsidR="0099408E" w:rsidRDefault="0099408E" w:rsidP="0099408E">
      <w:pPr>
        <w:spacing w:after="0"/>
      </w:pPr>
      <w:r>
        <w:t xml:space="preserve">                Serial.print("0");</w:t>
      </w:r>
    </w:p>
    <w:p w14:paraId="53C04358" w14:textId="77777777" w:rsidR="0099408E" w:rsidRDefault="0099408E" w:rsidP="0099408E">
      <w:pPr>
        <w:spacing w:after="0"/>
      </w:pPr>
      <w:r>
        <w:t xml:space="preserve">                }</w:t>
      </w:r>
    </w:p>
    <w:p w14:paraId="11E46BC0" w14:textId="77777777" w:rsidR="0099408E" w:rsidRDefault="0099408E" w:rsidP="0099408E">
      <w:pPr>
        <w:spacing w:after="0"/>
      </w:pPr>
      <w:r>
        <w:t xml:space="preserve">                Serial.println(moonsetMinute, DEC);  </w:t>
      </w:r>
    </w:p>
    <w:p w14:paraId="030663FE" w14:textId="77777777" w:rsidR="0099408E" w:rsidRDefault="0099408E" w:rsidP="0099408E">
      <w:pPr>
        <w:spacing w:after="0"/>
      </w:pPr>
      <w:r>
        <w:t xml:space="preserve">                }</w:t>
      </w:r>
    </w:p>
    <w:p w14:paraId="2736C671" w14:textId="77777777" w:rsidR="0099408E" w:rsidRDefault="0099408E" w:rsidP="0099408E">
      <w:pPr>
        <w:spacing w:after="0"/>
      </w:pPr>
      <w:r>
        <w:t xml:space="preserve">                else if (</w:t>
      </w:r>
      <w:proofErr w:type="gramStart"/>
      <w:r>
        <w:t>pole[1]=='N'){                           //vypise</w:t>
      </w:r>
      <w:proofErr w:type="gramEnd"/>
      <w:r>
        <w:t xml:space="preserve"> cas zapadu mesice, prikaz #PN</w:t>
      </w:r>
    </w:p>
    <w:p w14:paraId="7B67953F" w14:textId="77777777" w:rsidR="0099408E" w:rsidRDefault="0099408E" w:rsidP="0099408E">
      <w:pPr>
        <w:spacing w:after="0"/>
      </w:pPr>
      <w:r>
        <w:t xml:space="preserve">                Serial.print("Moon rise time: ");</w:t>
      </w:r>
    </w:p>
    <w:p w14:paraId="4FD58B92" w14:textId="77777777" w:rsidR="0099408E" w:rsidRDefault="0099408E" w:rsidP="0099408E">
      <w:pPr>
        <w:spacing w:after="0"/>
      </w:pPr>
      <w:r>
        <w:t xml:space="preserve">                if (moonriseHour &lt; 10){</w:t>
      </w:r>
    </w:p>
    <w:p w14:paraId="4E583947" w14:textId="77777777" w:rsidR="0099408E" w:rsidRDefault="0099408E" w:rsidP="0099408E">
      <w:pPr>
        <w:spacing w:after="0"/>
      </w:pPr>
      <w:r>
        <w:t xml:space="preserve">                Serial.print("0");</w:t>
      </w:r>
    </w:p>
    <w:p w14:paraId="299A3F72" w14:textId="77777777" w:rsidR="0099408E" w:rsidRDefault="0099408E" w:rsidP="0099408E">
      <w:pPr>
        <w:spacing w:after="0"/>
      </w:pPr>
      <w:r>
        <w:t xml:space="preserve">                }</w:t>
      </w:r>
    </w:p>
    <w:p w14:paraId="1D80CC69" w14:textId="77777777" w:rsidR="0099408E" w:rsidRDefault="0099408E" w:rsidP="0099408E">
      <w:pPr>
        <w:spacing w:after="0"/>
      </w:pPr>
      <w:r>
        <w:t xml:space="preserve">                Serial.print(moonriseHour, DEC);</w:t>
      </w:r>
    </w:p>
    <w:p w14:paraId="712EA35F" w14:textId="77777777" w:rsidR="0099408E" w:rsidRDefault="0099408E" w:rsidP="0099408E">
      <w:pPr>
        <w:spacing w:after="0"/>
      </w:pPr>
      <w:r>
        <w:t xml:space="preserve">                Serial.print(':');</w:t>
      </w:r>
    </w:p>
    <w:p w14:paraId="253E5B70" w14:textId="77777777" w:rsidR="0099408E" w:rsidRDefault="0099408E" w:rsidP="0099408E">
      <w:pPr>
        <w:spacing w:after="0"/>
      </w:pPr>
      <w:r>
        <w:t xml:space="preserve">                if (moonriseMinute &lt; 10){</w:t>
      </w:r>
    </w:p>
    <w:p w14:paraId="6446AF20" w14:textId="77777777" w:rsidR="0099408E" w:rsidRDefault="0099408E" w:rsidP="0099408E">
      <w:pPr>
        <w:spacing w:after="0"/>
      </w:pPr>
      <w:r>
        <w:t xml:space="preserve">                Serial.print("0");</w:t>
      </w:r>
    </w:p>
    <w:p w14:paraId="06B95DDB" w14:textId="77777777" w:rsidR="0099408E" w:rsidRDefault="0099408E" w:rsidP="0099408E">
      <w:pPr>
        <w:spacing w:after="0"/>
      </w:pPr>
      <w:r>
        <w:t xml:space="preserve">                }</w:t>
      </w:r>
    </w:p>
    <w:p w14:paraId="10525E5F" w14:textId="77777777" w:rsidR="0099408E" w:rsidRDefault="0099408E" w:rsidP="0099408E">
      <w:pPr>
        <w:spacing w:after="0"/>
      </w:pPr>
      <w:r>
        <w:t xml:space="preserve">                Serial.println(moonriseMinute, DEC);  </w:t>
      </w:r>
    </w:p>
    <w:p w14:paraId="42FB24C0" w14:textId="77777777" w:rsidR="0099408E" w:rsidRDefault="0099408E" w:rsidP="0099408E">
      <w:pPr>
        <w:spacing w:after="0"/>
      </w:pPr>
      <w:r>
        <w:t xml:space="preserve">                }</w:t>
      </w:r>
    </w:p>
    <w:p w14:paraId="37BDA31B" w14:textId="77777777" w:rsidR="0099408E" w:rsidRDefault="0099408E" w:rsidP="0099408E">
      <w:pPr>
        <w:spacing w:after="0"/>
      </w:pPr>
      <w:r>
        <w:t xml:space="preserve">                else if (</w:t>
      </w:r>
      <w:proofErr w:type="gramStart"/>
      <w:r>
        <w:t>pole[1]=='T'){                           //vypise</w:t>
      </w:r>
      <w:proofErr w:type="gramEnd"/>
      <w:r>
        <w:t xml:space="preserve"> aktualni cas, prikaz #PT</w:t>
      </w:r>
    </w:p>
    <w:p w14:paraId="012715FC" w14:textId="77777777" w:rsidR="0099408E" w:rsidRDefault="0099408E" w:rsidP="0099408E">
      <w:pPr>
        <w:spacing w:after="0"/>
      </w:pPr>
      <w:r>
        <w:t xml:space="preserve">                Serial.print("Current time: ");</w:t>
      </w:r>
    </w:p>
    <w:p w14:paraId="5383097C" w14:textId="77777777" w:rsidR="0099408E" w:rsidRDefault="0099408E" w:rsidP="0099408E">
      <w:pPr>
        <w:spacing w:after="0"/>
      </w:pPr>
      <w:r>
        <w:t xml:space="preserve">                Serial.println("print_time");</w:t>
      </w:r>
    </w:p>
    <w:p w14:paraId="650FC8F1" w14:textId="77777777" w:rsidR="0099408E" w:rsidRDefault="0099408E" w:rsidP="0099408E">
      <w:pPr>
        <w:spacing w:after="0"/>
      </w:pPr>
      <w:r>
        <w:t xml:space="preserve">                displayTime();  </w:t>
      </w:r>
    </w:p>
    <w:p w14:paraId="299CA443" w14:textId="77777777" w:rsidR="0099408E" w:rsidRDefault="0099408E" w:rsidP="0099408E">
      <w:pPr>
        <w:spacing w:after="0"/>
      </w:pPr>
      <w:r>
        <w:t xml:space="preserve">                }       </w:t>
      </w:r>
    </w:p>
    <w:p w14:paraId="79566897" w14:textId="77777777" w:rsidR="0099408E" w:rsidRDefault="0099408E" w:rsidP="0099408E">
      <w:pPr>
        <w:spacing w:after="0"/>
      </w:pPr>
      <w:r>
        <w:t xml:space="preserve">                break;</w:t>
      </w:r>
    </w:p>
    <w:p w14:paraId="02F76949" w14:textId="77777777" w:rsidR="0099408E" w:rsidRDefault="0099408E" w:rsidP="0099408E">
      <w:pPr>
        <w:spacing w:after="0"/>
      </w:pPr>
      <w:r>
        <w:t xml:space="preserve">              case 'D':</w:t>
      </w:r>
    </w:p>
    <w:p w14:paraId="688ED5E1" w14:textId="77777777" w:rsidR="0099408E" w:rsidRDefault="0099408E" w:rsidP="0099408E">
      <w:pPr>
        <w:spacing w:after="0"/>
      </w:pPr>
      <w:r>
        <w:t xml:space="preserve">                if (</w:t>
      </w:r>
      <w:proofErr w:type="gramStart"/>
      <w:r>
        <w:t>pole[1]=='A'){                                //vypise</w:t>
      </w:r>
      <w:proofErr w:type="gramEnd"/>
      <w:r>
        <w:t xml:space="preserve"> delay vychodu slunce, prikaz #DA</w:t>
      </w:r>
    </w:p>
    <w:p w14:paraId="4AB01A11" w14:textId="77777777" w:rsidR="0099408E" w:rsidRDefault="0099408E" w:rsidP="0099408E">
      <w:pPr>
        <w:spacing w:after="0"/>
      </w:pPr>
      <w:r>
        <w:t xml:space="preserve">                Serial.print("Sun set lenhgt: ");</w:t>
      </w:r>
    </w:p>
    <w:p w14:paraId="60E4DC49" w14:textId="77777777" w:rsidR="0099408E" w:rsidRDefault="0099408E" w:rsidP="0099408E">
      <w:pPr>
        <w:spacing w:after="0"/>
      </w:pPr>
      <w:r>
        <w:t xml:space="preserve">                Serial.print(sunsetDelay, DEC);</w:t>
      </w:r>
    </w:p>
    <w:p w14:paraId="46E3BBC1" w14:textId="77777777" w:rsidR="0099408E" w:rsidRDefault="0099408E" w:rsidP="0099408E">
      <w:pPr>
        <w:spacing w:after="0"/>
      </w:pPr>
      <w:r>
        <w:t xml:space="preserve">                Serial.println(" min.");</w:t>
      </w:r>
    </w:p>
    <w:p w14:paraId="29A6AFC9" w14:textId="77777777" w:rsidR="0099408E" w:rsidRDefault="0099408E" w:rsidP="0099408E">
      <w:pPr>
        <w:spacing w:after="0"/>
      </w:pPr>
      <w:r>
        <w:t xml:space="preserve">                }</w:t>
      </w:r>
    </w:p>
    <w:p w14:paraId="7AB26F3C" w14:textId="77777777" w:rsidR="0099408E" w:rsidRDefault="0099408E" w:rsidP="0099408E">
      <w:pPr>
        <w:spacing w:after="0"/>
      </w:pPr>
      <w:r>
        <w:t xml:space="preserve">                else if (</w:t>
      </w:r>
      <w:proofErr w:type="gramStart"/>
      <w:r>
        <w:t>pole[1]=='P'){                           //vypise</w:t>
      </w:r>
      <w:proofErr w:type="gramEnd"/>
      <w:r>
        <w:t xml:space="preserve"> delay zapaduu slunce, prikaz #DP</w:t>
      </w:r>
    </w:p>
    <w:p w14:paraId="2A6239FF" w14:textId="77777777" w:rsidR="0099408E" w:rsidRDefault="0099408E" w:rsidP="0099408E">
      <w:pPr>
        <w:spacing w:after="0"/>
      </w:pPr>
      <w:r>
        <w:t xml:space="preserve">                Serial.print("Sun rise lenhgt: ");</w:t>
      </w:r>
    </w:p>
    <w:p w14:paraId="1557C661" w14:textId="77777777" w:rsidR="0099408E" w:rsidRDefault="0099408E" w:rsidP="0099408E">
      <w:pPr>
        <w:spacing w:after="0"/>
      </w:pPr>
      <w:r>
        <w:t xml:space="preserve">                Serial.print(sunriseDelay, DEC);</w:t>
      </w:r>
    </w:p>
    <w:p w14:paraId="63622970" w14:textId="77777777" w:rsidR="0099408E" w:rsidRDefault="0099408E" w:rsidP="0099408E">
      <w:pPr>
        <w:spacing w:after="0"/>
      </w:pPr>
      <w:r>
        <w:t xml:space="preserve">                Serial.println(" min.");</w:t>
      </w:r>
    </w:p>
    <w:p w14:paraId="47DCA25A" w14:textId="77777777" w:rsidR="0099408E" w:rsidRDefault="0099408E" w:rsidP="0099408E">
      <w:pPr>
        <w:spacing w:after="0"/>
      </w:pPr>
      <w:r>
        <w:t xml:space="preserve">                }</w:t>
      </w:r>
    </w:p>
    <w:p w14:paraId="764D296A" w14:textId="77777777" w:rsidR="0099408E" w:rsidRDefault="0099408E" w:rsidP="0099408E">
      <w:pPr>
        <w:spacing w:after="0"/>
      </w:pPr>
      <w:r>
        <w:t xml:space="preserve">                else if (</w:t>
      </w:r>
      <w:proofErr w:type="gramStart"/>
      <w:r>
        <w:t>pole[1]=='M'){                           //vypise</w:t>
      </w:r>
      <w:proofErr w:type="gramEnd"/>
      <w:r>
        <w:t xml:space="preserve"> delay vychodu mesice, prikaz #DM</w:t>
      </w:r>
    </w:p>
    <w:p w14:paraId="093AB5BB" w14:textId="77777777" w:rsidR="0099408E" w:rsidRDefault="0099408E" w:rsidP="0099408E">
      <w:pPr>
        <w:spacing w:after="0"/>
      </w:pPr>
      <w:r>
        <w:lastRenderedPageBreak/>
        <w:t xml:space="preserve">                Serial.print("Moon set lenhgt: ");</w:t>
      </w:r>
    </w:p>
    <w:p w14:paraId="2C5A81E7" w14:textId="77777777" w:rsidR="0099408E" w:rsidRDefault="0099408E" w:rsidP="0099408E">
      <w:pPr>
        <w:spacing w:after="0"/>
      </w:pPr>
      <w:r>
        <w:t xml:space="preserve">                Serial.print(moonsetDelay, DEC);</w:t>
      </w:r>
    </w:p>
    <w:p w14:paraId="273652E3" w14:textId="77777777" w:rsidR="0099408E" w:rsidRDefault="0099408E" w:rsidP="0099408E">
      <w:pPr>
        <w:spacing w:after="0"/>
      </w:pPr>
      <w:r>
        <w:t xml:space="preserve">                Serial.println(" min.");</w:t>
      </w:r>
    </w:p>
    <w:p w14:paraId="6A168B61" w14:textId="77777777" w:rsidR="0099408E" w:rsidRDefault="0099408E" w:rsidP="0099408E">
      <w:pPr>
        <w:spacing w:after="0"/>
      </w:pPr>
      <w:r>
        <w:t xml:space="preserve">                }</w:t>
      </w:r>
    </w:p>
    <w:p w14:paraId="7DEDFBED" w14:textId="77777777" w:rsidR="0099408E" w:rsidRDefault="0099408E" w:rsidP="0099408E">
      <w:pPr>
        <w:spacing w:after="0"/>
      </w:pPr>
      <w:r>
        <w:t xml:space="preserve">                else if (</w:t>
      </w:r>
      <w:proofErr w:type="gramStart"/>
      <w:r>
        <w:t>pole[1]=='N'){                           //vypise</w:t>
      </w:r>
      <w:proofErr w:type="gramEnd"/>
      <w:r>
        <w:t xml:space="preserve"> delay zapadu mesice, prikaz #DN</w:t>
      </w:r>
    </w:p>
    <w:p w14:paraId="2DE69E52" w14:textId="77777777" w:rsidR="0099408E" w:rsidRDefault="0099408E" w:rsidP="0099408E">
      <w:pPr>
        <w:spacing w:after="0"/>
      </w:pPr>
      <w:r>
        <w:t xml:space="preserve">                Serial.print("Moon rise lenhgt: ");</w:t>
      </w:r>
    </w:p>
    <w:p w14:paraId="035486EF" w14:textId="77777777" w:rsidR="0099408E" w:rsidRDefault="0099408E" w:rsidP="0099408E">
      <w:pPr>
        <w:spacing w:after="0"/>
      </w:pPr>
      <w:r>
        <w:t xml:space="preserve">                Serial.print(moonriseDelay, DEC);</w:t>
      </w:r>
    </w:p>
    <w:p w14:paraId="5CC93BD0" w14:textId="77777777" w:rsidR="0099408E" w:rsidRDefault="0099408E" w:rsidP="0099408E">
      <w:pPr>
        <w:spacing w:after="0"/>
      </w:pPr>
      <w:r>
        <w:t xml:space="preserve">                Serial.println(" min.");</w:t>
      </w:r>
    </w:p>
    <w:p w14:paraId="2F089539" w14:textId="77777777" w:rsidR="0099408E" w:rsidRDefault="0099408E" w:rsidP="0099408E">
      <w:pPr>
        <w:spacing w:after="0"/>
      </w:pPr>
      <w:r>
        <w:t xml:space="preserve">                }</w:t>
      </w:r>
    </w:p>
    <w:p w14:paraId="77518372" w14:textId="77777777" w:rsidR="0099408E" w:rsidRDefault="0099408E" w:rsidP="0099408E">
      <w:pPr>
        <w:spacing w:after="0"/>
      </w:pPr>
      <w:r>
        <w:t xml:space="preserve">                break;</w:t>
      </w:r>
    </w:p>
    <w:p w14:paraId="0D2CA128" w14:textId="77777777" w:rsidR="0099408E" w:rsidRDefault="0099408E" w:rsidP="0099408E">
      <w:pPr>
        <w:spacing w:after="0"/>
      </w:pPr>
      <w:r>
        <w:t xml:space="preserve">            }</w:t>
      </w:r>
    </w:p>
    <w:p w14:paraId="042F2F03" w14:textId="77777777" w:rsidR="0099408E" w:rsidRDefault="0099408E" w:rsidP="0099408E">
      <w:pPr>
        <w:spacing w:after="0"/>
      </w:pPr>
      <w:r>
        <w:t xml:space="preserve">        }</w:t>
      </w:r>
    </w:p>
    <w:p w14:paraId="212B3167" w14:textId="77777777" w:rsidR="0099408E" w:rsidRDefault="0099408E" w:rsidP="0099408E">
      <w:pPr>
        <w:spacing w:after="0"/>
      </w:pPr>
      <w:r>
        <w:t xml:space="preserve">        else{</w:t>
      </w:r>
    </w:p>
    <w:p w14:paraId="1112EF73" w14:textId="77777777" w:rsidR="0099408E" w:rsidRDefault="0099408E" w:rsidP="0099408E">
      <w:pPr>
        <w:spacing w:after="0"/>
      </w:pPr>
      <w:r>
        <w:t xml:space="preserve">            if(idx &gt;= (BUFFER_SIZE - 1)){</w:t>
      </w:r>
    </w:p>
    <w:p w14:paraId="1E78B6A4" w14:textId="77777777" w:rsidR="0099408E" w:rsidRDefault="0099408E" w:rsidP="0099408E">
      <w:pPr>
        <w:spacing w:after="0"/>
      </w:pPr>
      <w:r>
        <w:t xml:space="preserve">                Serial.println("ERROR_LONG_COMMAND");</w:t>
      </w:r>
    </w:p>
    <w:p w14:paraId="18037D55" w14:textId="77777777" w:rsidR="0099408E" w:rsidRDefault="0099408E" w:rsidP="0099408E">
      <w:pPr>
        <w:spacing w:after="0"/>
      </w:pPr>
      <w:r>
        <w:t xml:space="preserve">                idx = 0;</w:t>
      </w:r>
    </w:p>
    <w:p w14:paraId="58EBF1DB" w14:textId="77777777" w:rsidR="0099408E" w:rsidRDefault="0099408E" w:rsidP="0099408E">
      <w:pPr>
        <w:spacing w:after="0"/>
      </w:pPr>
      <w:r>
        <w:t xml:space="preserve">            }</w:t>
      </w:r>
    </w:p>
    <w:p w14:paraId="6EAA3F70" w14:textId="77777777" w:rsidR="0099408E" w:rsidRDefault="0099408E" w:rsidP="0099408E">
      <w:pPr>
        <w:spacing w:after="0"/>
      </w:pPr>
      <w:r>
        <w:t xml:space="preserve">            else{</w:t>
      </w:r>
    </w:p>
    <w:p w14:paraId="1450A693" w14:textId="77777777" w:rsidR="0099408E" w:rsidRDefault="0099408E" w:rsidP="0099408E">
      <w:pPr>
        <w:spacing w:after="0"/>
      </w:pPr>
      <w:r>
        <w:t xml:space="preserve">                pole[idx] = znak;</w:t>
      </w:r>
    </w:p>
    <w:p w14:paraId="751304AE" w14:textId="77777777" w:rsidR="0099408E" w:rsidRDefault="0099408E" w:rsidP="0099408E">
      <w:pPr>
        <w:spacing w:after="0"/>
      </w:pPr>
      <w:r>
        <w:t xml:space="preserve">                idx++;</w:t>
      </w:r>
    </w:p>
    <w:p w14:paraId="75A778A6" w14:textId="77777777" w:rsidR="0099408E" w:rsidRDefault="0099408E" w:rsidP="0099408E">
      <w:pPr>
        <w:spacing w:after="0"/>
      </w:pPr>
      <w:r>
        <w:t xml:space="preserve">            }</w:t>
      </w:r>
    </w:p>
    <w:p w14:paraId="34CC78CF" w14:textId="77777777" w:rsidR="0099408E" w:rsidRDefault="0099408E" w:rsidP="0099408E">
      <w:pPr>
        <w:spacing w:after="0"/>
      </w:pPr>
      <w:r>
        <w:t xml:space="preserve">        }</w:t>
      </w:r>
    </w:p>
    <w:p w14:paraId="23436475" w14:textId="77777777" w:rsidR="0099408E" w:rsidRDefault="0099408E" w:rsidP="0099408E">
      <w:pPr>
        <w:spacing w:after="0"/>
      </w:pPr>
      <w:r>
        <w:t xml:space="preserve">    }</w:t>
      </w:r>
    </w:p>
    <w:p w14:paraId="6B71AC60" w14:textId="77777777" w:rsidR="0099408E" w:rsidRDefault="0099408E" w:rsidP="0099408E">
      <w:pPr>
        <w:spacing w:after="0"/>
      </w:pPr>
      <w:r>
        <w:t>}</w:t>
      </w:r>
    </w:p>
    <w:p w14:paraId="02EED0D8" w14:textId="77777777" w:rsidR="0099408E" w:rsidRDefault="0099408E" w:rsidP="0099408E">
      <w:pPr>
        <w:spacing w:after="0"/>
      </w:pPr>
    </w:p>
    <w:p w14:paraId="1ECEAC96" w14:textId="77777777" w:rsidR="0099408E" w:rsidRDefault="0099408E" w:rsidP="0099408E">
      <w:pPr>
        <w:spacing w:after="0"/>
      </w:pPr>
      <w:r>
        <w:t>void compareTime(){</w:t>
      </w:r>
    </w:p>
    <w:p w14:paraId="79BFC039" w14:textId="77777777" w:rsidR="0099408E" w:rsidRDefault="0099408E" w:rsidP="0099408E">
      <w:pPr>
        <w:spacing w:after="0"/>
      </w:pPr>
      <w:r>
        <w:t xml:space="preserve">  ledState_t state;</w:t>
      </w:r>
    </w:p>
    <w:p w14:paraId="4C3E315C" w14:textId="77777777" w:rsidR="0099408E" w:rsidRDefault="0099408E" w:rsidP="0099408E">
      <w:pPr>
        <w:spacing w:after="0"/>
      </w:pPr>
      <w:r>
        <w:t xml:space="preserve">  int deltaHourA, deltaHourB, deltaMinuteA, deltaMinuteB;</w:t>
      </w:r>
    </w:p>
    <w:p w14:paraId="08F86A92" w14:textId="77777777" w:rsidR="0099408E" w:rsidRDefault="0099408E" w:rsidP="0099408E">
      <w:pPr>
        <w:spacing w:after="0"/>
      </w:pPr>
      <w:r>
        <w:t xml:space="preserve">  byte second, minute, hour, dayOfWeek, dayOfMonth, month, year;</w:t>
      </w:r>
    </w:p>
    <w:p w14:paraId="3D1D15D7" w14:textId="77777777" w:rsidR="0099408E" w:rsidRDefault="0099408E" w:rsidP="0099408E">
      <w:pPr>
        <w:spacing w:after="0"/>
      </w:pPr>
      <w:r>
        <w:t xml:space="preserve">  readDS3231time(&amp;second, &amp;minute, &amp;hour, &amp;dayOfWeek, &amp;dayOfMonth, &amp;month, &amp;year);</w:t>
      </w:r>
    </w:p>
    <w:p w14:paraId="1FDBB8CB" w14:textId="77777777" w:rsidR="0099408E" w:rsidRDefault="0099408E" w:rsidP="0099408E">
      <w:pPr>
        <w:spacing w:after="0"/>
      </w:pPr>
      <w:r>
        <w:t xml:space="preserve">  if(ledState == IDLE_STATE || ledState == SUNSET_IDLE || ledState == SUNRISE_IDLE || </w:t>
      </w:r>
    </w:p>
    <w:p w14:paraId="4B4CF580" w14:textId="77777777" w:rsidR="0099408E" w:rsidRDefault="0099408E" w:rsidP="0099408E">
      <w:pPr>
        <w:spacing w:after="0"/>
      </w:pPr>
      <w:r>
        <w:t xml:space="preserve">     ledState == MOONSET_IDLE || ledState == MOONRISE_IDLE)</w:t>
      </w:r>
    </w:p>
    <w:p w14:paraId="6272FA5A" w14:textId="77777777" w:rsidR="0099408E" w:rsidRDefault="0099408E" w:rsidP="0099408E">
      <w:pPr>
        <w:spacing w:after="0"/>
      </w:pPr>
      <w:r>
        <w:t xml:space="preserve">  {</w:t>
      </w:r>
    </w:p>
    <w:p w14:paraId="6FFB3A24" w14:textId="77777777" w:rsidR="0099408E" w:rsidRDefault="0099408E" w:rsidP="0099408E">
      <w:pPr>
        <w:spacing w:after="0"/>
      </w:pPr>
      <w:r>
        <w:t>//////////////////////////////////</w:t>
      </w:r>
    </w:p>
    <w:p w14:paraId="13F2630E" w14:textId="77777777" w:rsidR="0099408E" w:rsidRDefault="0099408E" w:rsidP="0099408E">
      <w:pPr>
        <w:spacing w:after="0"/>
      </w:pPr>
      <w:r>
        <w:t xml:space="preserve">    state = SUNSET_INIT;</w:t>
      </w:r>
    </w:p>
    <w:p w14:paraId="54CEB9D2" w14:textId="77777777" w:rsidR="0099408E" w:rsidRDefault="0099408E" w:rsidP="0099408E">
      <w:pPr>
        <w:spacing w:after="0"/>
      </w:pPr>
      <w:r>
        <w:t xml:space="preserve">    </w:t>
      </w:r>
    </w:p>
    <w:p w14:paraId="19BB8DCD" w14:textId="77777777" w:rsidR="0099408E" w:rsidRDefault="0099408E" w:rsidP="0099408E">
      <w:pPr>
        <w:spacing w:after="0"/>
      </w:pPr>
      <w:r>
        <w:t xml:space="preserve">    deltaHourA = hour - sunsetHour;</w:t>
      </w:r>
    </w:p>
    <w:p w14:paraId="4B3BA326" w14:textId="77777777" w:rsidR="0099408E" w:rsidRDefault="0099408E" w:rsidP="0099408E">
      <w:pPr>
        <w:spacing w:after="0"/>
      </w:pPr>
      <w:r>
        <w:t xml:space="preserve">    if(deltaHourA &lt; 0) deltaHourA = hour + 24 - sunsetHour;</w:t>
      </w:r>
    </w:p>
    <w:p w14:paraId="49EED30D" w14:textId="77777777" w:rsidR="0099408E" w:rsidRDefault="0099408E" w:rsidP="0099408E">
      <w:pPr>
        <w:spacing w:after="0"/>
      </w:pPr>
    </w:p>
    <w:p w14:paraId="6A23894A" w14:textId="77777777" w:rsidR="0099408E" w:rsidRDefault="0099408E" w:rsidP="0099408E">
      <w:pPr>
        <w:spacing w:after="0"/>
      </w:pPr>
      <w:r>
        <w:t xml:space="preserve">    deltaMinuteA = minute - sunsetMinute;</w:t>
      </w:r>
    </w:p>
    <w:p w14:paraId="7056C77A" w14:textId="77777777" w:rsidR="0099408E" w:rsidRDefault="0099408E" w:rsidP="0099408E">
      <w:pPr>
        <w:spacing w:after="0"/>
      </w:pPr>
      <w:r>
        <w:t xml:space="preserve">    if(deltaMinuteA &lt; 0) deltaMinuteA = minute + 60 - sunsetMinute;</w:t>
      </w:r>
    </w:p>
    <w:p w14:paraId="4C2F8D3A" w14:textId="77777777" w:rsidR="0099408E" w:rsidRDefault="0099408E" w:rsidP="0099408E">
      <w:pPr>
        <w:spacing w:after="0"/>
      </w:pPr>
    </w:p>
    <w:p w14:paraId="5749D84A" w14:textId="77777777" w:rsidR="0099408E" w:rsidRDefault="0099408E" w:rsidP="0099408E">
      <w:pPr>
        <w:spacing w:after="0"/>
      </w:pPr>
      <w:r>
        <w:t xml:space="preserve">    deltaHourB = hour - sunriseHour;</w:t>
      </w:r>
    </w:p>
    <w:p w14:paraId="46FB7024" w14:textId="77777777" w:rsidR="0099408E" w:rsidRDefault="0099408E" w:rsidP="0099408E">
      <w:pPr>
        <w:spacing w:after="0"/>
      </w:pPr>
      <w:r>
        <w:t xml:space="preserve">    if(deltaHourB &lt; 0) deltaHourB = hour + 24 - sunriseHour;</w:t>
      </w:r>
    </w:p>
    <w:p w14:paraId="3709E614" w14:textId="77777777" w:rsidR="0099408E" w:rsidRDefault="0099408E" w:rsidP="0099408E">
      <w:pPr>
        <w:spacing w:after="0"/>
      </w:pPr>
      <w:r>
        <w:t xml:space="preserve">  </w:t>
      </w:r>
    </w:p>
    <w:p w14:paraId="11CC4E4E" w14:textId="77777777" w:rsidR="0099408E" w:rsidRDefault="0099408E" w:rsidP="0099408E">
      <w:pPr>
        <w:spacing w:after="0"/>
      </w:pPr>
      <w:r>
        <w:t xml:space="preserve">    deltaMinuteB = minute - sunriseMinute;</w:t>
      </w:r>
    </w:p>
    <w:p w14:paraId="65E4D349" w14:textId="77777777" w:rsidR="0099408E" w:rsidRDefault="0099408E" w:rsidP="0099408E">
      <w:pPr>
        <w:spacing w:after="0"/>
      </w:pPr>
      <w:r>
        <w:t xml:space="preserve">    if(deltaMinuteB &lt; 0) deltaMinuteB = minute + 60 - sunriseMinute;</w:t>
      </w:r>
    </w:p>
    <w:p w14:paraId="168A8644" w14:textId="77777777" w:rsidR="0099408E" w:rsidRDefault="0099408E" w:rsidP="0099408E">
      <w:pPr>
        <w:spacing w:after="0"/>
      </w:pPr>
    </w:p>
    <w:p w14:paraId="5B4DA403" w14:textId="77777777" w:rsidR="0099408E" w:rsidRDefault="0099408E" w:rsidP="0099408E">
      <w:pPr>
        <w:spacing w:after="0"/>
      </w:pPr>
      <w:r>
        <w:lastRenderedPageBreak/>
        <w:t xml:space="preserve">    if(deltaHourA &gt; deltaHourB){</w:t>
      </w:r>
    </w:p>
    <w:p w14:paraId="4C99E19A" w14:textId="77777777" w:rsidR="0099408E" w:rsidRDefault="0099408E" w:rsidP="0099408E">
      <w:pPr>
        <w:spacing w:after="0"/>
      </w:pPr>
      <w:r>
        <w:t xml:space="preserve">      state = SUNRISE_INIT;</w:t>
      </w:r>
    </w:p>
    <w:p w14:paraId="4670BAF8" w14:textId="77777777" w:rsidR="0099408E" w:rsidRDefault="0099408E" w:rsidP="0099408E">
      <w:pPr>
        <w:spacing w:after="0"/>
      </w:pPr>
      <w:r>
        <w:t xml:space="preserve">      deltaHourA = deltaHourB;</w:t>
      </w:r>
    </w:p>
    <w:p w14:paraId="6DC196C1" w14:textId="77777777" w:rsidR="0099408E" w:rsidRDefault="0099408E" w:rsidP="0099408E">
      <w:pPr>
        <w:spacing w:after="0"/>
      </w:pPr>
      <w:r>
        <w:t xml:space="preserve">      deltaMinuteA = deltaMinuteB;</w:t>
      </w:r>
    </w:p>
    <w:p w14:paraId="36C16213" w14:textId="77777777" w:rsidR="0099408E" w:rsidRDefault="0099408E" w:rsidP="0099408E">
      <w:pPr>
        <w:spacing w:after="0"/>
      </w:pPr>
      <w:r>
        <w:t xml:space="preserve">    }</w:t>
      </w:r>
    </w:p>
    <w:p w14:paraId="33DC4566" w14:textId="77777777" w:rsidR="0099408E" w:rsidRDefault="0099408E" w:rsidP="0099408E">
      <w:pPr>
        <w:spacing w:after="0"/>
      </w:pPr>
      <w:r>
        <w:t xml:space="preserve">    else if(deltaHourA == deltaHourB){</w:t>
      </w:r>
    </w:p>
    <w:p w14:paraId="245F335F" w14:textId="77777777" w:rsidR="0099408E" w:rsidRDefault="0099408E" w:rsidP="0099408E">
      <w:pPr>
        <w:spacing w:after="0"/>
      </w:pPr>
      <w:r>
        <w:t xml:space="preserve">      if(deltaMinuteA &gt; deltaMinuteB){</w:t>
      </w:r>
    </w:p>
    <w:p w14:paraId="73428AC4" w14:textId="77777777" w:rsidR="0099408E" w:rsidRDefault="0099408E" w:rsidP="0099408E">
      <w:pPr>
        <w:spacing w:after="0"/>
      </w:pPr>
      <w:r>
        <w:t xml:space="preserve">        state = SUNRISE_INIT;</w:t>
      </w:r>
    </w:p>
    <w:p w14:paraId="5AD27770" w14:textId="77777777" w:rsidR="0099408E" w:rsidRDefault="0099408E" w:rsidP="0099408E">
      <w:pPr>
        <w:spacing w:after="0"/>
      </w:pPr>
      <w:r>
        <w:t xml:space="preserve">        deltaHourA = deltaHourB;</w:t>
      </w:r>
    </w:p>
    <w:p w14:paraId="573CF5CD" w14:textId="77777777" w:rsidR="0099408E" w:rsidRDefault="0099408E" w:rsidP="0099408E">
      <w:pPr>
        <w:spacing w:after="0"/>
      </w:pPr>
      <w:r>
        <w:t xml:space="preserve">        deltaMinuteA = deltaMinuteB;</w:t>
      </w:r>
    </w:p>
    <w:p w14:paraId="58AEABD0" w14:textId="77777777" w:rsidR="0099408E" w:rsidRDefault="0099408E" w:rsidP="0099408E">
      <w:pPr>
        <w:spacing w:after="0"/>
      </w:pPr>
      <w:r>
        <w:t xml:space="preserve">      }</w:t>
      </w:r>
    </w:p>
    <w:p w14:paraId="40022B72" w14:textId="77777777" w:rsidR="0099408E" w:rsidRDefault="0099408E" w:rsidP="0099408E">
      <w:pPr>
        <w:spacing w:after="0"/>
      </w:pPr>
      <w:r>
        <w:t xml:space="preserve">    }</w:t>
      </w:r>
    </w:p>
    <w:p w14:paraId="2E4988EF" w14:textId="77777777" w:rsidR="0099408E" w:rsidRDefault="0099408E" w:rsidP="0099408E">
      <w:pPr>
        <w:spacing w:after="0"/>
      </w:pPr>
      <w:r>
        <w:t xml:space="preserve">    deltaHourB = hour - moonsetHour;</w:t>
      </w:r>
    </w:p>
    <w:p w14:paraId="56170E77" w14:textId="77777777" w:rsidR="0099408E" w:rsidRDefault="0099408E" w:rsidP="0099408E">
      <w:pPr>
        <w:spacing w:after="0"/>
      </w:pPr>
      <w:r>
        <w:t xml:space="preserve">    if(deltaHourB &lt; 0) deltaHourB = hour + 24 - moonsetHour;</w:t>
      </w:r>
    </w:p>
    <w:p w14:paraId="4D92DCAC" w14:textId="77777777" w:rsidR="0099408E" w:rsidRDefault="0099408E" w:rsidP="0099408E">
      <w:pPr>
        <w:spacing w:after="0"/>
      </w:pPr>
      <w:r>
        <w:t xml:space="preserve">  </w:t>
      </w:r>
    </w:p>
    <w:p w14:paraId="16288C7A" w14:textId="77777777" w:rsidR="0099408E" w:rsidRDefault="0099408E" w:rsidP="0099408E">
      <w:pPr>
        <w:spacing w:after="0"/>
      </w:pPr>
      <w:r>
        <w:t xml:space="preserve">    deltaMinuteB = minute - moonsetMinute;</w:t>
      </w:r>
    </w:p>
    <w:p w14:paraId="2CA1DD91" w14:textId="77777777" w:rsidR="0099408E" w:rsidRDefault="0099408E" w:rsidP="0099408E">
      <w:pPr>
        <w:spacing w:after="0"/>
      </w:pPr>
      <w:r>
        <w:t xml:space="preserve">    if(deltaMinuteB &lt; 0) deltaMinuteB = minute + 60 - moonsetMinute;</w:t>
      </w:r>
    </w:p>
    <w:p w14:paraId="58BDD4D2" w14:textId="77777777" w:rsidR="0099408E" w:rsidRDefault="0099408E" w:rsidP="0099408E">
      <w:pPr>
        <w:spacing w:after="0"/>
      </w:pPr>
    </w:p>
    <w:p w14:paraId="059A71A1" w14:textId="77777777" w:rsidR="0099408E" w:rsidRDefault="0099408E" w:rsidP="0099408E">
      <w:pPr>
        <w:spacing w:after="0"/>
      </w:pPr>
      <w:r>
        <w:t xml:space="preserve">    if(deltaHourA &gt; deltaHourB){</w:t>
      </w:r>
    </w:p>
    <w:p w14:paraId="1105F233" w14:textId="77777777" w:rsidR="0099408E" w:rsidRDefault="0099408E" w:rsidP="0099408E">
      <w:pPr>
        <w:spacing w:after="0"/>
      </w:pPr>
      <w:r>
        <w:t xml:space="preserve">      state = MOONSET_INIT;</w:t>
      </w:r>
    </w:p>
    <w:p w14:paraId="2C2957A9" w14:textId="77777777" w:rsidR="0099408E" w:rsidRDefault="0099408E" w:rsidP="0099408E">
      <w:pPr>
        <w:spacing w:after="0"/>
      </w:pPr>
      <w:r>
        <w:t xml:space="preserve">      deltaHourA = deltaHourB;</w:t>
      </w:r>
    </w:p>
    <w:p w14:paraId="4914ACA9" w14:textId="77777777" w:rsidR="0099408E" w:rsidRDefault="0099408E" w:rsidP="0099408E">
      <w:pPr>
        <w:spacing w:after="0"/>
      </w:pPr>
      <w:r>
        <w:t xml:space="preserve">      deltaMinuteA = deltaMinuteB;</w:t>
      </w:r>
    </w:p>
    <w:p w14:paraId="3930A710" w14:textId="77777777" w:rsidR="0099408E" w:rsidRDefault="0099408E" w:rsidP="0099408E">
      <w:pPr>
        <w:spacing w:after="0"/>
      </w:pPr>
      <w:r>
        <w:t xml:space="preserve">    }</w:t>
      </w:r>
    </w:p>
    <w:p w14:paraId="1A85D839" w14:textId="77777777" w:rsidR="0099408E" w:rsidRDefault="0099408E" w:rsidP="0099408E">
      <w:pPr>
        <w:spacing w:after="0"/>
      </w:pPr>
      <w:r>
        <w:t xml:space="preserve">    else if(deltaHourA == deltaHourB){</w:t>
      </w:r>
    </w:p>
    <w:p w14:paraId="1BC4BA28" w14:textId="77777777" w:rsidR="0099408E" w:rsidRDefault="0099408E" w:rsidP="0099408E">
      <w:pPr>
        <w:spacing w:after="0"/>
      </w:pPr>
      <w:r>
        <w:t xml:space="preserve">      if(deltaMinuteA &gt; deltaMinuteB){</w:t>
      </w:r>
    </w:p>
    <w:p w14:paraId="652653E4" w14:textId="77777777" w:rsidR="0099408E" w:rsidRDefault="0099408E" w:rsidP="0099408E">
      <w:pPr>
        <w:spacing w:after="0"/>
      </w:pPr>
      <w:r>
        <w:t xml:space="preserve">        state = MOONSET_INIT;</w:t>
      </w:r>
    </w:p>
    <w:p w14:paraId="0A6D36FC" w14:textId="77777777" w:rsidR="0099408E" w:rsidRDefault="0099408E" w:rsidP="0099408E">
      <w:pPr>
        <w:spacing w:after="0"/>
      </w:pPr>
      <w:r>
        <w:t xml:space="preserve">        deltaHourA = deltaHourB;</w:t>
      </w:r>
    </w:p>
    <w:p w14:paraId="1AE31D44" w14:textId="77777777" w:rsidR="0099408E" w:rsidRDefault="0099408E" w:rsidP="0099408E">
      <w:pPr>
        <w:spacing w:after="0"/>
      </w:pPr>
      <w:r>
        <w:t xml:space="preserve">        deltaMinuteA = deltaMinuteB;</w:t>
      </w:r>
    </w:p>
    <w:p w14:paraId="15E68AA1" w14:textId="77777777" w:rsidR="0099408E" w:rsidRDefault="0099408E" w:rsidP="0099408E">
      <w:pPr>
        <w:spacing w:after="0"/>
      </w:pPr>
      <w:r>
        <w:t xml:space="preserve">      }</w:t>
      </w:r>
    </w:p>
    <w:p w14:paraId="4860FC8F" w14:textId="77777777" w:rsidR="0099408E" w:rsidRDefault="0099408E" w:rsidP="0099408E">
      <w:pPr>
        <w:spacing w:after="0"/>
      </w:pPr>
      <w:r>
        <w:t xml:space="preserve">    }</w:t>
      </w:r>
    </w:p>
    <w:p w14:paraId="4BC5CB05" w14:textId="77777777" w:rsidR="0099408E" w:rsidRDefault="0099408E" w:rsidP="0099408E">
      <w:pPr>
        <w:spacing w:after="0"/>
      </w:pPr>
    </w:p>
    <w:p w14:paraId="7E0A6D2F" w14:textId="77777777" w:rsidR="0099408E" w:rsidRDefault="0099408E" w:rsidP="0099408E">
      <w:pPr>
        <w:spacing w:after="0"/>
      </w:pPr>
      <w:r>
        <w:t xml:space="preserve">    deltaHourB = hour - moonriseHour;</w:t>
      </w:r>
    </w:p>
    <w:p w14:paraId="710B9344" w14:textId="77777777" w:rsidR="0099408E" w:rsidRDefault="0099408E" w:rsidP="0099408E">
      <w:pPr>
        <w:spacing w:after="0"/>
      </w:pPr>
      <w:r>
        <w:t xml:space="preserve">    if(deltaHourB &lt; 0) deltaHourB = hour + 24 - moonriseHour;</w:t>
      </w:r>
    </w:p>
    <w:p w14:paraId="641D86D2" w14:textId="77777777" w:rsidR="0099408E" w:rsidRDefault="0099408E" w:rsidP="0099408E">
      <w:pPr>
        <w:spacing w:after="0"/>
      </w:pPr>
      <w:r>
        <w:t xml:space="preserve">  </w:t>
      </w:r>
    </w:p>
    <w:p w14:paraId="5BCA0E83" w14:textId="77777777" w:rsidR="0099408E" w:rsidRDefault="0099408E" w:rsidP="0099408E">
      <w:pPr>
        <w:spacing w:after="0"/>
      </w:pPr>
      <w:r>
        <w:t xml:space="preserve">    deltaMinuteB = minute - moonriseMinute;</w:t>
      </w:r>
    </w:p>
    <w:p w14:paraId="719BAAD4" w14:textId="77777777" w:rsidR="0099408E" w:rsidRDefault="0099408E" w:rsidP="0099408E">
      <w:pPr>
        <w:spacing w:after="0"/>
      </w:pPr>
      <w:r>
        <w:t xml:space="preserve">    if(deltaMinuteB &lt; 0) deltaMinuteB = minute + 60 - moonriseMinute;</w:t>
      </w:r>
    </w:p>
    <w:p w14:paraId="7BF56ECA" w14:textId="77777777" w:rsidR="0099408E" w:rsidRDefault="0099408E" w:rsidP="0099408E">
      <w:pPr>
        <w:spacing w:after="0"/>
      </w:pPr>
    </w:p>
    <w:p w14:paraId="11A82B41" w14:textId="77777777" w:rsidR="0099408E" w:rsidRDefault="0099408E" w:rsidP="0099408E">
      <w:pPr>
        <w:spacing w:after="0"/>
      </w:pPr>
      <w:r>
        <w:t xml:space="preserve">    if(deltaHourA &gt; deltaHourB){</w:t>
      </w:r>
    </w:p>
    <w:p w14:paraId="7B90176E" w14:textId="77777777" w:rsidR="0099408E" w:rsidRDefault="0099408E" w:rsidP="0099408E">
      <w:pPr>
        <w:spacing w:after="0"/>
      </w:pPr>
      <w:r>
        <w:t xml:space="preserve">      state = MOONRISE_INIT;</w:t>
      </w:r>
    </w:p>
    <w:p w14:paraId="61DFC75A" w14:textId="77777777" w:rsidR="0099408E" w:rsidRDefault="0099408E" w:rsidP="0099408E">
      <w:pPr>
        <w:spacing w:after="0"/>
      </w:pPr>
      <w:r>
        <w:t xml:space="preserve">      deltaHourA = deltaHourB;</w:t>
      </w:r>
    </w:p>
    <w:p w14:paraId="60EFB337" w14:textId="77777777" w:rsidR="0099408E" w:rsidRDefault="0099408E" w:rsidP="0099408E">
      <w:pPr>
        <w:spacing w:after="0"/>
      </w:pPr>
      <w:r>
        <w:t xml:space="preserve">      deltaMinuteA = deltaMinuteB;</w:t>
      </w:r>
    </w:p>
    <w:p w14:paraId="66BB37EB" w14:textId="77777777" w:rsidR="0099408E" w:rsidRDefault="0099408E" w:rsidP="0099408E">
      <w:pPr>
        <w:spacing w:after="0"/>
      </w:pPr>
      <w:r>
        <w:t xml:space="preserve">    }</w:t>
      </w:r>
    </w:p>
    <w:p w14:paraId="375D24A3" w14:textId="77777777" w:rsidR="0099408E" w:rsidRDefault="0099408E" w:rsidP="0099408E">
      <w:pPr>
        <w:spacing w:after="0"/>
      </w:pPr>
      <w:r>
        <w:t xml:space="preserve">    else if(deltaHourA == deltaHourB){</w:t>
      </w:r>
    </w:p>
    <w:p w14:paraId="0B535B22" w14:textId="77777777" w:rsidR="0099408E" w:rsidRDefault="0099408E" w:rsidP="0099408E">
      <w:pPr>
        <w:spacing w:after="0"/>
      </w:pPr>
      <w:r>
        <w:t xml:space="preserve">      if(deltaMinuteA &gt; deltaMinuteB){</w:t>
      </w:r>
    </w:p>
    <w:p w14:paraId="17DBD9A2" w14:textId="77777777" w:rsidR="0099408E" w:rsidRDefault="0099408E" w:rsidP="0099408E">
      <w:pPr>
        <w:spacing w:after="0"/>
      </w:pPr>
      <w:r>
        <w:t xml:space="preserve">        state = MOONRISE_INIT;</w:t>
      </w:r>
    </w:p>
    <w:p w14:paraId="6838CAC1" w14:textId="77777777" w:rsidR="0099408E" w:rsidRDefault="0099408E" w:rsidP="0099408E">
      <w:pPr>
        <w:spacing w:after="0"/>
      </w:pPr>
      <w:r>
        <w:t xml:space="preserve">        deltaHourA = deltaHourB;</w:t>
      </w:r>
    </w:p>
    <w:p w14:paraId="65C74313" w14:textId="77777777" w:rsidR="0099408E" w:rsidRDefault="0099408E" w:rsidP="0099408E">
      <w:pPr>
        <w:spacing w:after="0"/>
      </w:pPr>
      <w:r>
        <w:t xml:space="preserve">        deltaMinuteA = deltaMinuteB;</w:t>
      </w:r>
    </w:p>
    <w:p w14:paraId="28651E80" w14:textId="77777777" w:rsidR="0099408E" w:rsidRDefault="0099408E" w:rsidP="0099408E">
      <w:pPr>
        <w:spacing w:after="0"/>
      </w:pPr>
      <w:r>
        <w:t xml:space="preserve">      }</w:t>
      </w:r>
    </w:p>
    <w:p w14:paraId="4A4FCBDF" w14:textId="77777777" w:rsidR="0099408E" w:rsidRDefault="0099408E" w:rsidP="0099408E">
      <w:pPr>
        <w:spacing w:after="0"/>
      </w:pPr>
      <w:r>
        <w:lastRenderedPageBreak/>
        <w:t xml:space="preserve">    }</w:t>
      </w:r>
    </w:p>
    <w:p w14:paraId="724D0CC4" w14:textId="77777777" w:rsidR="0099408E" w:rsidRDefault="0099408E" w:rsidP="0099408E">
      <w:pPr>
        <w:spacing w:after="0"/>
      </w:pPr>
      <w:r>
        <w:t>//////////////////////////////////////////////////////////////////////</w:t>
      </w:r>
    </w:p>
    <w:p w14:paraId="10EFA47B" w14:textId="77777777" w:rsidR="0099408E" w:rsidRDefault="0099408E" w:rsidP="0099408E">
      <w:pPr>
        <w:spacing w:after="0"/>
      </w:pPr>
      <w:r>
        <w:t xml:space="preserve">    if (state == SUNSET_INIT &amp;&amp; </w:t>
      </w:r>
      <w:proofErr w:type="gramStart"/>
      <w:r>
        <w:t>ledState != SUNSET_IDLE</w:t>
      </w:r>
      <w:proofErr w:type="gramEnd"/>
      <w:r>
        <w:t>){</w:t>
      </w:r>
    </w:p>
    <w:p w14:paraId="5485BE1A" w14:textId="77777777" w:rsidR="0099408E" w:rsidRDefault="0099408E" w:rsidP="0099408E">
      <w:pPr>
        <w:spacing w:after="0"/>
      </w:pPr>
      <w:r>
        <w:t xml:space="preserve">      //sunSet();</w:t>
      </w:r>
    </w:p>
    <w:p w14:paraId="29DAC6DC" w14:textId="77777777" w:rsidR="0099408E" w:rsidRDefault="0099408E" w:rsidP="0099408E">
      <w:pPr>
        <w:spacing w:after="0"/>
      </w:pPr>
      <w:r>
        <w:t xml:space="preserve">      ledState = SUNSET_INIT;</w:t>
      </w:r>
    </w:p>
    <w:p w14:paraId="490BB07A" w14:textId="77777777" w:rsidR="0099408E" w:rsidRDefault="0099408E" w:rsidP="0099408E">
      <w:pPr>
        <w:spacing w:after="0"/>
      </w:pPr>
      <w:r>
        <w:t xml:space="preserve">    }</w:t>
      </w:r>
    </w:p>
    <w:p w14:paraId="607E07E4" w14:textId="77777777" w:rsidR="0099408E" w:rsidRDefault="0099408E" w:rsidP="0099408E">
      <w:pPr>
        <w:spacing w:after="0"/>
      </w:pPr>
      <w:r>
        <w:t xml:space="preserve">    if (state == SUNRISE_INIT &amp;&amp; </w:t>
      </w:r>
      <w:proofErr w:type="gramStart"/>
      <w:r>
        <w:t>ledState != SUNRISE_IDLE</w:t>
      </w:r>
      <w:proofErr w:type="gramEnd"/>
      <w:r>
        <w:t>){</w:t>
      </w:r>
    </w:p>
    <w:p w14:paraId="5E01B248" w14:textId="77777777" w:rsidR="0099408E" w:rsidRDefault="0099408E" w:rsidP="0099408E">
      <w:pPr>
        <w:spacing w:after="0"/>
      </w:pPr>
      <w:r>
        <w:t xml:space="preserve">      //sunRise();</w:t>
      </w:r>
    </w:p>
    <w:p w14:paraId="0221690C" w14:textId="77777777" w:rsidR="0099408E" w:rsidRDefault="0099408E" w:rsidP="0099408E">
      <w:pPr>
        <w:spacing w:after="0"/>
      </w:pPr>
      <w:r>
        <w:t xml:space="preserve">      ledState = SUNRISE_INIT;</w:t>
      </w:r>
    </w:p>
    <w:p w14:paraId="56C7B29F" w14:textId="77777777" w:rsidR="0099408E" w:rsidRDefault="0099408E" w:rsidP="0099408E">
      <w:pPr>
        <w:spacing w:after="0"/>
      </w:pPr>
      <w:r>
        <w:t xml:space="preserve">    }</w:t>
      </w:r>
    </w:p>
    <w:p w14:paraId="461C5F9F" w14:textId="77777777" w:rsidR="0099408E" w:rsidRDefault="0099408E" w:rsidP="0099408E">
      <w:pPr>
        <w:spacing w:after="0"/>
      </w:pPr>
      <w:r>
        <w:t xml:space="preserve">    if (state == MOONSET_INIT &amp;&amp; </w:t>
      </w:r>
      <w:proofErr w:type="gramStart"/>
      <w:r>
        <w:t>ledState != MOONSET_IDLE</w:t>
      </w:r>
      <w:proofErr w:type="gramEnd"/>
      <w:r>
        <w:t>){</w:t>
      </w:r>
    </w:p>
    <w:p w14:paraId="498D29C8" w14:textId="77777777" w:rsidR="0099408E" w:rsidRDefault="0099408E" w:rsidP="0099408E">
      <w:pPr>
        <w:spacing w:after="0"/>
      </w:pPr>
      <w:r>
        <w:t xml:space="preserve">      //moonSet();</w:t>
      </w:r>
    </w:p>
    <w:p w14:paraId="4788C163" w14:textId="77777777" w:rsidR="0099408E" w:rsidRDefault="0099408E" w:rsidP="0099408E">
      <w:pPr>
        <w:spacing w:after="0"/>
      </w:pPr>
      <w:r>
        <w:t xml:space="preserve">      ledState = MOONSET_INIT;</w:t>
      </w:r>
    </w:p>
    <w:p w14:paraId="646FC3BC" w14:textId="77777777" w:rsidR="0099408E" w:rsidRDefault="0099408E" w:rsidP="0099408E">
      <w:pPr>
        <w:spacing w:after="0"/>
      </w:pPr>
      <w:r>
        <w:t xml:space="preserve">    }</w:t>
      </w:r>
    </w:p>
    <w:p w14:paraId="2EB4FC28" w14:textId="77777777" w:rsidR="0099408E" w:rsidRDefault="0099408E" w:rsidP="0099408E">
      <w:pPr>
        <w:spacing w:after="0"/>
      </w:pPr>
      <w:r>
        <w:t xml:space="preserve">    if (state == MOONRISE_INIT &amp;&amp; </w:t>
      </w:r>
      <w:proofErr w:type="gramStart"/>
      <w:r>
        <w:t>ledState != MOONRISE_IDLE</w:t>
      </w:r>
      <w:proofErr w:type="gramEnd"/>
      <w:r>
        <w:t>){</w:t>
      </w:r>
    </w:p>
    <w:p w14:paraId="703A63D8" w14:textId="77777777" w:rsidR="0099408E" w:rsidRDefault="0099408E" w:rsidP="0099408E">
      <w:pPr>
        <w:spacing w:after="0"/>
      </w:pPr>
      <w:r>
        <w:t xml:space="preserve">      //moonRise();</w:t>
      </w:r>
    </w:p>
    <w:p w14:paraId="0B154318" w14:textId="77777777" w:rsidR="0099408E" w:rsidRDefault="0099408E" w:rsidP="0099408E">
      <w:pPr>
        <w:spacing w:after="0"/>
      </w:pPr>
      <w:r>
        <w:t xml:space="preserve">      ledState = MOONRISE_INIT;</w:t>
      </w:r>
    </w:p>
    <w:p w14:paraId="49BB994E" w14:textId="77777777" w:rsidR="0099408E" w:rsidRDefault="0099408E" w:rsidP="0099408E">
      <w:pPr>
        <w:spacing w:after="0"/>
      </w:pPr>
      <w:r>
        <w:t xml:space="preserve">    }</w:t>
      </w:r>
    </w:p>
    <w:p w14:paraId="3CF517E8" w14:textId="77777777" w:rsidR="0099408E" w:rsidRDefault="0099408E" w:rsidP="0099408E">
      <w:pPr>
        <w:spacing w:after="0"/>
      </w:pPr>
      <w:r>
        <w:t xml:space="preserve">  }</w:t>
      </w:r>
    </w:p>
    <w:p w14:paraId="21A2FF91" w14:textId="77777777" w:rsidR="0099408E" w:rsidRDefault="0099408E" w:rsidP="0099408E">
      <w:pPr>
        <w:spacing w:after="0"/>
      </w:pPr>
      <w:r>
        <w:t>}</w:t>
      </w:r>
    </w:p>
    <w:p w14:paraId="053320D1" w14:textId="77777777" w:rsidR="0099408E" w:rsidRDefault="0099408E" w:rsidP="0099408E">
      <w:pPr>
        <w:spacing w:after="0"/>
      </w:pPr>
    </w:p>
    <w:p w14:paraId="157E9BD0" w14:textId="77777777" w:rsidR="0099408E" w:rsidRDefault="0099408E" w:rsidP="0099408E">
      <w:pPr>
        <w:spacing w:after="0"/>
      </w:pPr>
      <w:r>
        <w:t>void ledControl(){</w:t>
      </w:r>
    </w:p>
    <w:p w14:paraId="352C42A5" w14:textId="77777777" w:rsidR="0099408E" w:rsidRDefault="0099408E" w:rsidP="0099408E">
      <w:pPr>
        <w:spacing w:after="0"/>
      </w:pPr>
      <w:r>
        <w:t xml:space="preserve">  static int i = 0;</w:t>
      </w:r>
    </w:p>
    <w:p w14:paraId="7E0583BD" w14:textId="77777777" w:rsidR="0099408E" w:rsidRDefault="0099408E" w:rsidP="0099408E">
      <w:pPr>
        <w:spacing w:after="0"/>
      </w:pPr>
      <w:r>
        <w:t xml:space="preserve">  static unsigned long timer = 0;</w:t>
      </w:r>
    </w:p>
    <w:p w14:paraId="349BD4A9" w14:textId="77777777" w:rsidR="0099408E" w:rsidRDefault="0099408E" w:rsidP="0099408E">
      <w:pPr>
        <w:spacing w:after="0"/>
      </w:pPr>
      <w:r>
        <w:t xml:space="preserve">/*------------------SUNSET_INITIALIZING------------------*/  </w:t>
      </w:r>
    </w:p>
    <w:p w14:paraId="593A198E" w14:textId="77777777" w:rsidR="0099408E" w:rsidRDefault="0099408E" w:rsidP="0099408E">
      <w:pPr>
        <w:spacing w:after="0"/>
      </w:pPr>
      <w:r>
        <w:t xml:space="preserve">  </w:t>
      </w:r>
      <w:proofErr w:type="gramStart"/>
      <w:r>
        <w:t>switch(ledState</w:t>
      </w:r>
      <w:proofErr w:type="gramEnd"/>
      <w:r>
        <w:t>){</w:t>
      </w:r>
    </w:p>
    <w:p w14:paraId="24F34556" w14:textId="77777777" w:rsidR="0099408E" w:rsidRDefault="0099408E" w:rsidP="0099408E">
      <w:pPr>
        <w:spacing w:after="0"/>
      </w:pPr>
      <w:r>
        <w:t xml:space="preserve">    </w:t>
      </w:r>
    </w:p>
    <w:p w14:paraId="23B7CB89" w14:textId="77777777" w:rsidR="0099408E" w:rsidRDefault="0099408E" w:rsidP="0099408E">
      <w:pPr>
        <w:spacing w:after="0"/>
      </w:pPr>
      <w:r>
        <w:t xml:space="preserve">    case SUNSET_INIT:</w:t>
      </w:r>
    </w:p>
    <w:p w14:paraId="5D0811B2" w14:textId="77777777" w:rsidR="0099408E" w:rsidRDefault="0099408E" w:rsidP="0099408E">
      <w:pPr>
        <w:spacing w:after="0"/>
      </w:pPr>
      <w:r>
        <w:t xml:space="preserve">      i = 0;</w:t>
      </w:r>
    </w:p>
    <w:p w14:paraId="199BCC15" w14:textId="77777777" w:rsidR="0099408E" w:rsidRDefault="0099408E" w:rsidP="0099408E">
      <w:pPr>
        <w:spacing w:after="0"/>
      </w:pPr>
      <w:r>
        <w:t xml:space="preserve">      timer = millis();</w:t>
      </w:r>
    </w:p>
    <w:p w14:paraId="08F1031F" w14:textId="77777777" w:rsidR="0099408E" w:rsidRDefault="0099408E" w:rsidP="0099408E">
      <w:pPr>
        <w:spacing w:after="0"/>
      </w:pPr>
      <w:r>
        <w:t xml:space="preserve">      ledState = SUNSET_SOON;</w:t>
      </w:r>
    </w:p>
    <w:p w14:paraId="2111664C" w14:textId="77777777" w:rsidR="0099408E" w:rsidRDefault="0099408E" w:rsidP="0099408E">
      <w:pPr>
        <w:spacing w:after="0"/>
      </w:pPr>
      <w:r>
        <w:t xml:space="preserve">      analogWrite(B, 0);                     //0</w:t>
      </w:r>
    </w:p>
    <w:p w14:paraId="338E47A1" w14:textId="77777777" w:rsidR="0099408E" w:rsidRDefault="0099408E" w:rsidP="0099408E">
      <w:pPr>
        <w:spacing w:after="0"/>
      </w:pPr>
      <w:r>
        <w:t xml:space="preserve">      break;</w:t>
      </w:r>
    </w:p>
    <w:p w14:paraId="745EB30B" w14:textId="77777777" w:rsidR="0099408E" w:rsidRDefault="0099408E" w:rsidP="0099408E">
      <w:pPr>
        <w:spacing w:after="0"/>
      </w:pPr>
      <w:r>
        <w:t xml:space="preserve">    case SUNSET_SOON:</w:t>
      </w:r>
    </w:p>
    <w:p w14:paraId="700798BE" w14:textId="77777777" w:rsidR="0099408E" w:rsidRDefault="0099408E" w:rsidP="0099408E">
      <w:pPr>
        <w:spacing w:after="0"/>
      </w:pPr>
      <w:r>
        <w:t xml:space="preserve">      if((millis() - timer) &gt;= ((((sunsetDelay*60000)/8)*1)/255)){</w:t>
      </w:r>
    </w:p>
    <w:p w14:paraId="6E7B92A7" w14:textId="77777777" w:rsidR="0099408E" w:rsidRDefault="0099408E" w:rsidP="0099408E">
      <w:pPr>
        <w:spacing w:after="0"/>
      </w:pPr>
      <w:r>
        <w:t xml:space="preserve">        timer = millis();</w:t>
      </w:r>
    </w:p>
    <w:p w14:paraId="15B60496" w14:textId="77777777" w:rsidR="0099408E" w:rsidRDefault="0099408E" w:rsidP="0099408E">
      <w:pPr>
        <w:spacing w:after="0"/>
      </w:pPr>
      <w:r>
        <w:t xml:space="preserve">        analogWrite(R, i);                     //0-255</w:t>
      </w:r>
    </w:p>
    <w:p w14:paraId="02DAA1F9" w14:textId="77777777" w:rsidR="0099408E" w:rsidRDefault="0099408E" w:rsidP="0099408E">
      <w:pPr>
        <w:spacing w:after="0"/>
      </w:pPr>
      <w:r>
        <w:t xml:space="preserve">        analogWrite(G, (i*0.19));              //0-50</w:t>
      </w:r>
    </w:p>
    <w:p w14:paraId="188478C5" w14:textId="77777777" w:rsidR="0099408E" w:rsidRDefault="0099408E" w:rsidP="0099408E">
      <w:pPr>
        <w:spacing w:after="0"/>
      </w:pPr>
      <w:r>
        <w:t xml:space="preserve">        if(i &lt; 255){</w:t>
      </w:r>
    </w:p>
    <w:p w14:paraId="2D19D099" w14:textId="77777777" w:rsidR="0099408E" w:rsidRDefault="0099408E" w:rsidP="0099408E">
      <w:pPr>
        <w:spacing w:after="0"/>
      </w:pPr>
      <w:r>
        <w:t xml:space="preserve">          i++;</w:t>
      </w:r>
    </w:p>
    <w:p w14:paraId="52643C72" w14:textId="77777777" w:rsidR="0099408E" w:rsidRDefault="0099408E" w:rsidP="0099408E">
      <w:pPr>
        <w:spacing w:after="0"/>
      </w:pPr>
      <w:r>
        <w:t xml:space="preserve">        }</w:t>
      </w:r>
    </w:p>
    <w:p w14:paraId="6A6FCA76" w14:textId="77777777" w:rsidR="0099408E" w:rsidRDefault="0099408E" w:rsidP="0099408E">
      <w:pPr>
        <w:spacing w:after="0"/>
      </w:pPr>
      <w:r>
        <w:t xml:space="preserve">        else{</w:t>
      </w:r>
    </w:p>
    <w:p w14:paraId="5DB70408" w14:textId="77777777" w:rsidR="0099408E" w:rsidRDefault="0099408E" w:rsidP="0099408E">
      <w:pPr>
        <w:spacing w:after="0"/>
      </w:pPr>
      <w:r>
        <w:t xml:space="preserve">          ledState = SUNSET_MIDDLE;</w:t>
      </w:r>
    </w:p>
    <w:p w14:paraId="512287B6" w14:textId="77777777" w:rsidR="0099408E" w:rsidRDefault="0099408E" w:rsidP="0099408E">
      <w:pPr>
        <w:spacing w:after="0"/>
      </w:pPr>
      <w:r>
        <w:t xml:space="preserve">          i = 255;</w:t>
      </w:r>
    </w:p>
    <w:p w14:paraId="34BD4508" w14:textId="77777777" w:rsidR="0099408E" w:rsidRDefault="0099408E" w:rsidP="0099408E">
      <w:pPr>
        <w:spacing w:after="0"/>
      </w:pPr>
      <w:r>
        <w:t xml:space="preserve">          analogWrite(G, 50);                   //50</w:t>
      </w:r>
    </w:p>
    <w:p w14:paraId="5C0E1DAB" w14:textId="77777777" w:rsidR="0099408E" w:rsidRDefault="0099408E" w:rsidP="0099408E">
      <w:pPr>
        <w:spacing w:after="0"/>
      </w:pPr>
      <w:r>
        <w:t xml:space="preserve">          analogWrite(B, 0);                    //0</w:t>
      </w:r>
    </w:p>
    <w:p w14:paraId="24951A31" w14:textId="77777777" w:rsidR="0099408E" w:rsidRDefault="0099408E" w:rsidP="0099408E">
      <w:pPr>
        <w:spacing w:after="0"/>
      </w:pPr>
      <w:r>
        <w:t xml:space="preserve">        }</w:t>
      </w:r>
    </w:p>
    <w:p w14:paraId="071A80F4" w14:textId="77777777" w:rsidR="0099408E" w:rsidRDefault="0099408E" w:rsidP="0099408E">
      <w:pPr>
        <w:spacing w:after="0"/>
      </w:pPr>
      <w:r>
        <w:t xml:space="preserve">      }</w:t>
      </w:r>
    </w:p>
    <w:p w14:paraId="1ED1B821" w14:textId="77777777" w:rsidR="0099408E" w:rsidRDefault="0099408E" w:rsidP="0099408E">
      <w:pPr>
        <w:spacing w:after="0"/>
      </w:pPr>
      <w:r>
        <w:lastRenderedPageBreak/>
        <w:t xml:space="preserve">      break;</w:t>
      </w:r>
    </w:p>
    <w:p w14:paraId="6E919943" w14:textId="77777777" w:rsidR="0099408E" w:rsidRDefault="0099408E" w:rsidP="0099408E">
      <w:pPr>
        <w:spacing w:after="0"/>
      </w:pPr>
      <w:r>
        <w:t xml:space="preserve">    case SUNSET_MIDDLE: //i musi byt 255</w:t>
      </w:r>
    </w:p>
    <w:p w14:paraId="62B17FEC" w14:textId="77777777" w:rsidR="0099408E" w:rsidRDefault="0099408E" w:rsidP="0099408E">
      <w:pPr>
        <w:spacing w:after="0"/>
      </w:pPr>
      <w:r>
        <w:t xml:space="preserve">      if((millis() - timer) &gt;= ((((sunsetDelay*60000)/8)*5)/35)){</w:t>
      </w:r>
    </w:p>
    <w:p w14:paraId="4E855FD1" w14:textId="77777777" w:rsidR="0099408E" w:rsidRDefault="0099408E" w:rsidP="0099408E">
      <w:pPr>
        <w:spacing w:after="0"/>
      </w:pPr>
      <w:r>
        <w:t xml:space="preserve">        timer = millis();</w:t>
      </w:r>
    </w:p>
    <w:p w14:paraId="6DB9C205" w14:textId="77777777" w:rsidR="0099408E" w:rsidRDefault="0099408E" w:rsidP="0099408E">
      <w:pPr>
        <w:spacing w:after="0"/>
      </w:pPr>
      <w:r>
        <w:t xml:space="preserve">        analogWrite(R, i);                    //255-220</w:t>
      </w:r>
    </w:p>
    <w:p w14:paraId="0A5525A4" w14:textId="77777777" w:rsidR="0099408E" w:rsidRDefault="0099408E" w:rsidP="0099408E">
      <w:pPr>
        <w:spacing w:after="0"/>
      </w:pPr>
      <w:r>
        <w:t xml:space="preserve">        if(i &gt; 220){</w:t>
      </w:r>
    </w:p>
    <w:p w14:paraId="7F91C6BC" w14:textId="77777777" w:rsidR="0099408E" w:rsidRDefault="0099408E" w:rsidP="0099408E">
      <w:pPr>
        <w:spacing w:after="0"/>
      </w:pPr>
      <w:r>
        <w:t xml:space="preserve">          i--;</w:t>
      </w:r>
    </w:p>
    <w:p w14:paraId="1682296A" w14:textId="77777777" w:rsidR="0099408E" w:rsidRDefault="0099408E" w:rsidP="0099408E">
      <w:pPr>
        <w:spacing w:after="0"/>
      </w:pPr>
      <w:r>
        <w:t xml:space="preserve">        }</w:t>
      </w:r>
    </w:p>
    <w:p w14:paraId="1A7B7897" w14:textId="77777777" w:rsidR="0099408E" w:rsidRDefault="0099408E" w:rsidP="0099408E">
      <w:pPr>
        <w:spacing w:after="0"/>
      </w:pPr>
      <w:r>
        <w:t xml:space="preserve">        else{</w:t>
      </w:r>
    </w:p>
    <w:p w14:paraId="0DCDEB5C" w14:textId="77777777" w:rsidR="0099408E" w:rsidRDefault="0099408E" w:rsidP="0099408E">
      <w:pPr>
        <w:spacing w:after="0"/>
      </w:pPr>
      <w:r>
        <w:t xml:space="preserve">          ledState = SUNSET_LATE;</w:t>
      </w:r>
    </w:p>
    <w:p w14:paraId="2FCAEC3C" w14:textId="77777777" w:rsidR="0099408E" w:rsidRDefault="0099408E" w:rsidP="0099408E">
      <w:pPr>
        <w:spacing w:after="0"/>
      </w:pPr>
      <w:r>
        <w:t xml:space="preserve">          i = 0;</w:t>
      </w:r>
    </w:p>
    <w:p w14:paraId="16D57C09" w14:textId="77777777" w:rsidR="0099408E" w:rsidRDefault="0099408E" w:rsidP="0099408E">
      <w:pPr>
        <w:spacing w:after="0"/>
      </w:pPr>
      <w:r>
        <w:t xml:space="preserve">        }</w:t>
      </w:r>
    </w:p>
    <w:p w14:paraId="17042EA1" w14:textId="77777777" w:rsidR="0099408E" w:rsidRDefault="0099408E" w:rsidP="0099408E">
      <w:pPr>
        <w:spacing w:after="0"/>
      </w:pPr>
      <w:r>
        <w:t xml:space="preserve">      }</w:t>
      </w:r>
    </w:p>
    <w:p w14:paraId="167D834C" w14:textId="77777777" w:rsidR="0099408E" w:rsidRDefault="0099408E" w:rsidP="0099408E">
      <w:pPr>
        <w:spacing w:after="0"/>
      </w:pPr>
      <w:r>
        <w:t xml:space="preserve">      break;</w:t>
      </w:r>
    </w:p>
    <w:p w14:paraId="6822C5E9" w14:textId="77777777" w:rsidR="0099408E" w:rsidRDefault="0099408E" w:rsidP="0099408E">
      <w:pPr>
        <w:spacing w:after="0"/>
      </w:pPr>
      <w:r>
        <w:t xml:space="preserve">    case SUNSET_LATE:</w:t>
      </w:r>
    </w:p>
    <w:p w14:paraId="190F6A8B" w14:textId="77777777" w:rsidR="0099408E" w:rsidRDefault="0099408E" w:rsidP="0099408E">
      <w:pPr>
        <w:spacing w:after="0"/>
      </w:pPr>
      <w:r>
        <w:t xml:space="preserve">      if((millis() - timer) &gt;= ((((sunsetDelay*60000)/8)*2)/255)){</w:t>
      </w:r>
    </w:p>
    <w:p w14:paraId="7F770360" w14:textId="77777777" w:rsidR="0099408E" w:rsidRDefault="0099408E" w:rsidP="0099408E">
      <w:pPr>
        <w:spacing w:after="0"/>
      </w:pPr>
      <w:r>
        <w:t xml:space="preserve">        timer = millis();</w:t>
      </w:r>
    </w:p>
    <w:p w14:paraId="13C97283" w14:textId="77777777" w:rsidR="0099408E" w:rsidRDefault="0099408E" w:rsidP="0099408E">
      <w:pPr>
        <w:spacing w:after="0"/>
      </w:pPr>
      <w:r>
        <w:t xml:space="preserve">        analogWrite(R, 220+(i*35/255));       //220-255</w:t>
      </w:r>
    </w:p>
    <w:p w14:paraId="323AD027" w14:textId="77777777" w:rsidR="0099408E" w:rsidRDefault="0099408E" w:rsidP="0099408E">
      <w:pPr>
        <w:spacing w:after="0"/>
      </w:pPr>
      <w:r>
        <w:t xml:space="preserve">        analogWrite(G, 50+(i*205/255));       //50-255</w:t>
      </w:r>
    </w:p>
    <w:p w14:paraId="1550235D" w14:textId="77777777" w:rsidR="0099408E" w:rsidRDefault="0099408E" w:rsidP="0099408E">
      <w:pPr>
        <w:spacing w:after="0"/>
      </w:pPr>
      <w:r>
        <w:t xml:space="preserve">        analogWrite(B, i);                    //0-255</w:t>
      </w:r>
    </w:p>
    <w:p w14:paraId="3E696D4B" w14:textId="77777777" w:rsidR="0099408E" w:rsidRDefault="0099408E" w:rsidP="0099408E">
      <w:pPr>
        <w:spacing w:after="0"/>
      </w:pPr>
      <w:r>
        <w:t xml:space="preserve">        analogWrite(W, i);                    //0-255</w:t>
      </w:r>
    </w:p>
    <w:p w14:paraId="6D92AD29" w14:textId="77777777" w:rsidR="0099408E" w:rsidRDefault="0099408E" w:rsidP="0099408E">
      <w:pPr>
        <w:spacing w:after="0"/>
      </w:pPr>
      <w:r>
        <w:t xml:space="preserve">        if(i &lt; 255){</w:t>
      </w:r>
    </w:p>
    <w:p w14:paraId="2F09F2B6" w14:textId="77777777" w:rsidR="0099408E" w:rsidRDefault="0099408E" w:rsidP="0099408E">
      <w:pPr>
        <w:spacing w:after="0"/>
      </w:pPr>
      <w:r>
        <w:t xml:space="preserve">          i++;</w:t>
      </w:r>
    </w:p>
    <w:p w14:paraId="2BB0EA7D" w14:textId="77777777" w:rsidR="0099408E" w:rsidRDefault="0099408E" w:rsidP="0099408E">
      <w:pPr>
        <w:spacing w:after="0"/>
      </w:pPr>
      <w:r>
        <w:t xml:space="preserve">        }</w:t>
      </w:r>
    </w:p>
    <w:p w14:paraId="3D2083FE" w14:textId="77777777" w:rsidR="0099408E" w:rsidRDefault="0099408E" w:rsidP="0099408E">
      <w:pPr>
        <w:spacing w:after="0"/>
      </w:pPr>
      <w:r>
        <w:t xml:space="preserve">        else{</w:t>
      </w:r>
    </w:p>
    <w:p w14:paraId="23748529" w14:textId="77777777" w:rsidR="0099408E" w:rsidRDefault="0099408E" w:rsidP="0099408E">
      <w:pPr>
        <w:spacing w:after="0"/>
      </w:pPr>
      <w:r>
        <w:t xml:space="preserve">          ledState = SUNSET_IDLE;</w:t>
      </w:r>
    </w:p>
    <w:p w14:paraId="48254039" w14:textId="77777777" w:rsidR="0099408E" w:rsidRDefault="0099408E" w:rsidP="0099408E">
      <w:pPr>
        <w:spacing w:after="0"/>
      </w:pPr>
      <w:r>
        <w:t xml:space="preserve">          i = 0;</w:t>
      </w:r>
    </w:p>
    <w:p w14:paraId="581DABBD" w14:textId="77777777" w:rsidR="0099408E" w:rsidRDefault="0099408E" w:rsidP="0099408E">
      <w:pPr>
        <w:spacing w:after="0"/>
      </w:pPr>
      <w:r>
        <w:t xml:space="preserve">        }</w:t>
      </w:r>
    </w:p>
    <w:p w14:paraId="0552541F" w14:textId="77777777" w:rsidR="0099408E" w:rsidRDefault="0099408E" w:rsidP="0099408E">
      <w:pPr>
        <w:spacing w:after="0"/>
      </w:pPr>
      <w:r>
        <w:t xml:space="preserve">      }</w:t>
      </w:r>
    </w:p>
    <w:p w14:paraId="4271D04D" w14:textId="77777777" w:rsidR="0099408E" w:rsidRDefault="0099408E" w:rsidP="0099408E">
      <w:pPr>
        <w:spacing w:after="0"/>
      </w:pPr>
      <w:r>
        <w:t xml:space="preserve">      break;</w:t>
      </w:r>
    </w:p>
    <w:p w14:paraId="2350E5CD" w14:textId="77777777" w:rsidR="0099408E" w:rsidRDefault="0099408E" w:rsidP="0099408E">
      <w:pPr>
        <w:spacing w:after="0"/>
      </w:pPr>
      <w:r>
        <w:t xml:space="preserve">/*------------------SUNRISE_INITIALIZING------------------*/ </w:t>
      </w:r>
    </w:p>
    <w:p w14:paraId="718CBC6A" w14:textId="77777777" w:rsidR="0099408E" w:rsidRDefault="0099408E" w:rsidP="0099408E">
      <w:pPr>
        <w:spacing w:after="0"/>
      </w:pPr>
      <w:r>
        <w:t xml:space="preserve">    case SUNRISE_INIT:</w:t>
      </w:r>
    </w:p>
    <w:p w14:paraId="3F2531A2" w14:textId="77777777" w:rsidR="0099408E" w:rsidRDefault="0099408E" w:rsidP="0099408E">
      <w:pPr>
        <w:spacing w:after="0"/>
      </w:pPr>
      <w:r>
        <w:t xml:space="preserve">      i = 255;</w:t>
      </w:r>
    </w:p>
    <w:p w14:paraId="10EDE8E6" w14:textId="77777777" w:rsidR="0099408E" w:rsidRDefault="0099408E" w:rsidP="0099408E">
      <w:pPr>
        <w:spacing w:after="0"/>
      </w:pPr>
      <w:r>
        <w:t xml:space="preserve">      timer = millis();</w:t>
      </w:r>
    </w:p>
    <w:p w14:paraId="120C7941" w14:textId="77777777" w:rsidR="0099408E" w:rsidRDefault="0099408E" w:rsidP="0099408E">
      <w:pPr>
        <w:spacing w:after="0"/>
      </w:pPr>
      <w:r>
        <w:t xml:space="preserve">      ledState = SUNRISE_SOON;</w:t>
      </w:r>
    </w:p>
    <w:p w14:paraId="039460D9" w14:textId="77777777" w:rsidR="0099408E" w:rsidRDefault="0099408E" w:rsidP="0099408E">
      <w:pPr>
        <w:spacing w:after="0"/>
      </w:pPr>
      <w:r>
        <w:t xml:space="preserve">      break;</w:t>
      </w:r>
    </w:p>
    <w:p w14:paraId="6E541B14" w14:textId="77777777" w:rsidR="0099408E" w:rsidRDefault="0099408E" w:rsidP="0099408E">
      <w:pPr>
        <w:spacing w:after="0"/>
      </w:pPr>
      <w:r>
        <w:t xml:space="preserve">    case SUNRISE_SOON:</w:t>
      </w:r>
    </w:p>
    <w:p w14:paraId="2B9FBB96" w14:textId="77777777" w:rsidR="0099408E" w:rsidRDefault="0099408E" w:rsidP="0099408E">
      <w:pPr>
        <w:spacing w:after="0"/>
      </w:pPr>
      <w:r>
        <w:t xml:space="preserve">      if((millis() - timer) &gt;= ((((sunsetDelay*60000)/8)*2)/255)){</w:t>
      </w:r>
    </w:p>
    <w:p w14:paraId="29EC43EF" w14:textId="77777777" w:rsidR="0099408E" w:rsidRDefault="0099408E" w:rsidP="0099408E">
      <w:pPr>
        <w:spacing w:after="0"/>
      </w:pPr>
      <w:r>
        <w:t xml:space="preserve">        timer = millis();</w:t>
      </w:r>
    </w:p>
    <w:p w14:paraId="67F6E484" w14:textId="77777777" w:rsidR="0099408E" w:rsidRDefault="0099408E" w:rsidP="0099408E">
      <w:pPr>
        <w:spacing w:after="0"/>
      </w:pPr>
      <w:r>
        <w:t xml:space="preserve">        analogWrite(R, 220+(i*7/51));         //255-220</w:t>
      </w:r>
    </w:p>
    <w:p w14:paraId="05A97ABE" w14:textId="77777777" w:rsidR="0099408E" w:rsidRDefault="0099408E" w:rsidP="0099408E">
      <w:pPr>
        <w:spacing w:after="0"/>
      </w:pPr>
      <w:r>
        <w:t xml:space="preserve">        analogWrite(G, 50+(i*41/51));         //255-50</w:t>
      </w:r>
    </w:p>
    <w:p w14:paraId="51D675E2" w14:textId="77777777" w:rsidR="0099408E" w:rsidRDefault="0099408E" w:rsidP="0099408E">
      <w:pPr>
        <w:spacing w:after="0"/>
      </w:pPr>
      <w:r>
        <w:t xml:space="preserve">        analogWrite(B, i);                    //255-0</w:t>
      </w:r>
    </w:p>
    <w:p w14:paraId="2B75350C" w14:textId="77777777" w:rsidR="0099408E" w:rsidRDefault="0099408E" w:rsidP="0099408E">
      <w:pPr>
        <w:spacing w:after="0"/>
      </w:pPr>
      <w:r>
        <w:t xml:space="preserve">        analogWrite(W, i);                    //0-255</w:t>
      </w:r>
    </w:p>
    <w:p w14:paraId="4A80CDF2" w14:textId="77777777" w:rsidR="0099408E" w:rsidRDefault="0099408E" w:rsidP="0099408E">
      <w:pPr>
        <w:spacing w:after="0"/>
      </w:pPr>
      <w:r>
        <w:t xml:space="preserve">        if(i &gt; 0){</w:t>
      </w:r>
    </w:p>
    <w:p w14:paraId="4A69ACC8" w14:textId="77777777" w:rsidR="0099408E" w:rsidRDefault="0099408E" w:rsidP="0099408E">
      <w:pPr>
        <w:spacing w:after="0"/>
      </w:pPr>
      <w:r>
        <w:t xml:space="preserve">          i--;</w:t>
      </w:r>
    </w:p>
    <w:p w14:paraId="531655C3" w14:textId="77777777" w:rsidR="0099408E" w:rsidRDefault="0099408E" w:rsidP="0099408E">
      <w:pPr>
        <w:spacing w:after="0"/>
      </w:pPr>
      <w:r>
        <w:t xml:space="preserve">        }</w:t>
      </w:r>
    </w:p>
    <w:p w14:paraId="1AE50344" w14:textId="77777777" w:rsidR="0099408E" w:rsidRDefault="0099408E" w:rsidP="0099408E">
      <w:pPr>
        <w:spacing w:after="0"/>
      </w:pPr>
      <w:r>
        <w:t xml:space="preserve">        else{</w:t>
      </w:r>
    </w:p>
    <w:p w14:paraId="5EBB10FB" w14:textId="77777777" w:rsidR="0099408E" w:rsidRDefault="0099408E" w:rsidP="0099408E">
      <w:pPr>
        <w:spacing w:after="0"/>
      </w:pPr>
      <w:r>
        <w:t xml:space="preserve">          ledState = SUNRISE_MIDDLE;</w:t>
      </w:r>
    </w:p>
    <w:p w14:paraId="49875FC0" w14:textId="77777777" w:rsidR="0099408E" w:rsidRDefault="0099408E" w:rsidP="0099408E">
      <w:pPr>
        <w:spacing w:after="0"/>
      </w:pPr>
      <w:r>
        <w:lastRenderedPageBreak/>
        <w:t xml:space="preserve">          i = 220;</w:t>
      </w:r>
    </w:p>
    <w:p w14:paraId="6971182C" w14:textId="77777777" w:rsidR="0099408E" w:rsidRDefault="0099408E" w:rsidP="0099408E">
      <w:pPr>
        <w:spacing w:after="0"/>
      </w:pPr>
      <w:r>
        <w:t xml:space="preserve">          analogWrite(G, 50);                   //50</w:t>
      </w:r>
    </w:p>
    <w:p w14:paraId="32B93E81" w14:textId="77777777" w:rsidR="0099408E" w:rsidRDefault="0099408E" w:rsidP="0099408E">
      <w:pPr>
        <w:spacing w:after="0"/>
      </w:pPr>
      <w:r>
        <w:t xml:space="preserve">          analogWrite(B, 0);                    //0</w:t>
      </w:r>
    </w:p>
    <w:p w14:paraId="079FB1A2" w14:textId="77777777" w:rsidR="0099408E" w:rsidRDefault="0099408E" w:rsidP="0099408E">
      <w:pPr>
        <w:spacing w:after="0"/>
      </w:pPr>
      <w:r>
        <w:t xml:space="preserve">        }</w:t>
      </w:r>
    </w:p>
    <w:p w14:paraId="146E545E" w14:textId="77777777" w:rsidR="0099408E" w:rsidRDefault="0099408E" w:rsidP="0099408E">
      <w:pPr>
        <w:spacing w:after="0"/>
      </w:pPr>
      <w:r>
        <w:t xml:space="preserve">      }</w:t>
      </w:r>
    </w:p>
    <w:p w14:paraId="67A75CAF" w14:textId="77777777" w:rsidR="0099408E" w:rsidRDefault="0099408E" w:rsidP="0099408E">
      <w:pPr>
        <w:spacing w:after="0"/>
      </w:pPr>
      <w:r>
        <w:t xml:space="preserve">      break;</w:t>
      </w:r>
    </w:p>
    <w:p w14:paraId="1A9B8ACE" w14:textId="77777777" w:rsidR="0099408E" w:rsidRDefault="0099408E" w:rsidP="0099408E">
      <w:pPr>
        <w:spacing w:after="0"/>
      </w:pPr>
      <w:r>
        <w:t xml:space="preserve">    case SUNRISE_MIDDLE: //i musi byt 255</w:t>
      </w:r>
    </w:p>
    <w:p w14:paraId="5C28C385" w14:textId="77777777" w:rsidR="0099408E" w:rsidRDefault="0099408E" w:rsidP="0099408E">
      <w:pPr>
        <w:spacing w:after="0"/>
      </w:pPr>
      <w:r>
        <w:t xml:space="preserve">      if((millis() - timer) &gt;= ((((sunsetDelay*60000)/5)*2)/35)){</w:t>
      </w:r>
    </w:p>
    <w:p w14:paraId="22E1B87C" w14:textId="77777777" w:rsidR="0099408E" w:rsidRDefault="0099408E" w:rsidP="0099408E">
      <w:pPr>
        <w:spacing w:after="0"/>
      </w:pPr>
      <w:r>
        <w:t xml:space="preserve">        timer = millis();</w:t>
      </w:r>
    </w:p>
    <w:p w14:paraId="486F277E" w14:textId="77777777" w:rsidR="0099408E" w:rsidRDefault="0099408E" w:rsidP="0099408E">
      <w:pPr>
        <w:spacing w:after="0"/>
      </w:pPr>
      <w:r>
        <w:t xml:space="preserve">        analogWrite(R, i);                    //220-255</w:t>
      </w:r>
    </w:p>
    <w:p w14:paraId="6B4ADA52" w14:textId="77777777" w:rsidR="0099408E" w:rsidRDefault="0099408E" w:rsidP="0099408E">
      <w:pPr>
        <w:spacing w:after="0"/>
      </w:pPr>
      <w:r>
        <w:t xml:space="preserve">        if(i &lt; 255){</w:t>
      </w:r>
    </w:p>
    <w:p w14:paraId="31A67BEB" w14:textId="77777777" w:rsidR="0099408E" w:rsidRDefault="0099408E" w:rsidP="0099408E">
      <w:pPr>
        <w:spacing w:after="0"/>
      </w:pPr>
      <w:r>
        <w:t xml:space="preserve">          i++;</w:t>
      </w:r>
    </w:p>
    <w:p w14:paraId="5AECB139" w14:textId="77777777" w:rsidR="0099408E" w:rsidRDefault="0099408E" w:rsidP="0099408E">
      <w:pPr>
        <w:spacing w:after="0"/>
      </w:pPr>
      <w:r>
        <w:t xml:space="preserve">        }</w:t>
      </w:r>
    </w:p>
    <w:p w14:paraId="4557C327" w14:textId="77777777" w:rsidR="0099408E" w:rsidRDefault="0099408E" w:rsidP="0099408E">
      <w:pPr>
        <w:spacing w:after="0"/>
      </w:pPr>
      <w:r>
        <w:t xml:space="preserve">        else{</w:t>
      </w:r>
    </w:p>
    <w:p w14:paraId="52E69B24" w14:textId="77777777" w:rsidR="0099408E" w:rsidRDefault="0099408E" w:rsidP="0099408E">
      <w:pPr>
        <w:spacing w:after="0"/>
      </w:pPr>
      <w:r>
        <w:t xml:space="preserve">          ledState = SUNRISE_LATE;</w:t>
      </w:r>
    </w:p>
    <w:p w14:paraId="73DA8419" w14:textId="77777777" w:rsidR="0099408E" w:rsidRDefault="0099408E" w:rsidP="0099408E">
      <w:pPr>
        <w:spacing w:after="0"/>
      </w:pPr>
      <w:r>
        <w:t xml:space="preserve">          i = 255;</w:t>
      </w:r>
    </w:p>
    <w:p w14:paraId="210AB2FD" w14:textId="77777777" w:rsidR="0099408E" w:rsidRDefault="0099408E" w:rsidP="0099408E">
      <w:pPr>
        <w:spacing w:after="0"/>
      </w:pPr>
      <w:r>
        <w:t xml:space="preserve">          analogWrite(B, 0);                    //0</w:t>
      </w:r>
    </w:p>
    <w:p w14:paraId="328149C9" w14:textId="77777777" w:rsidR="0099408E" w:rsidRDefault="0099408E" w:rsidP="0099408E">
      <w:pPr>
        <w:spacing w:after="0"/>
      </w:pPr>
      <w:r>
        <w:t xml:space="preserve">        }</w:t>
      </w:r>
    </w:p>
    <w:p w14:paraId="24F86E80" w14:textId="77777777" w:rsidR="0099408E" w:rsidRDefault="0099408E" w:rsidP="0099408E">
      <w:pPr>
        <w:spacing w:after="0"/>
      </w:pPr>
      <w:r>
        <w:t xml:space="preserve">      }</w:t>
      </w:r>
    </w:p>
    <w:p w14:paraId="69B3ED1A" w14:textId="77777777" w:rsidR="0099408E" w:rsidRDefault="0099408E" w:rsidP="0099408E">
      <w:pPr>
        <w:spacing w:after="0"/>
      </w:pPr>
      <w:r>
        <w:t xml:space="preserve">      break;</w:t>
      </w:r>
    </w:p>
    <w:p w14:paraId="369BFF06" w14:textId="77777777" w:rsidR="0099408E" w:rsidRDefault="0099408E" w:rsidP="0099408E">
      <w:pPr>
        <w:spacing w:after="0"/>
      </w:pPr>
      <w:r>
        <w:t xml:space="preserve">    case SUNRISE_LATE:</w:t>
      </w:r>
    </w:p>
    <w:p w14:paraId="19935755" w14:textId="77777777" w:rsidR="0099408E" w:rsidRDefault="0099408E" w:rsidP="0099408E">
      <w:pPr>
        <w:spacing w:after="0"/>
      </w:pPr>
      <w:r>
        <w:t xml:space="preserve">      if((millis() - timer) &gt;= ((((sunsetDelay*60000)/8)*1)/255)){</w:t>
      </w:r>
    </w:p>
    <w:p w14:paraId="448A1CAA" w14:textId="77777777" w:rsidR="0099408E" w:rsidRDefault="0099408E" w:rsidP="0099408E">
      <w:pPr>
        <w:spacing w:after="0"/>
      </w:pPr>
      <w:r>
        <w:t xml:space="preserve">        timer = millis();</w:t>
      </w:r>
    </w:p>
    <w:p w14:paraId="017A75DC" w14:textId="77777777" w:rsidR="0099408E" w:rsidRDefault="0099408E" w:rsidP="0099408E">
      <w:pPr>
        <w:spacing w:after="0"/>
      </w:pPr>
      <w:r>
        <w:t xml:space="preserve">        analogWrite(R, i);                    //255-0</w:t>
      </w:r>
    </w:p>
    <w:p w14:paraId="52083311" w14:textId="77777777" w:rsidR="0099408E" w:rsidRDefault="0099408E" w:rsidP="0099408E">
      <w:pPr>
        <w:spacing w:after="0"/>
      </w:pPr>
      <w:r>
        <w:t xml:space="preserve">        analogWrite(G, (i*10/51));            //50-0</w:t>
      </w:r>
    </w:p>
    <w:p w14:paraId="1F9BEB38" w14:textId="77777777" w:rsidR="0099408E" w:rsidRDefault="0099408E" w:rsidP="0099408E">
      <w:pPr>
        <w:spacing w:after="0"/>
      </w:pPr>
      <w:r>
        <w:t xml:space="preserve">        if(i &gt; 0){</w:t>
      </w:r>
    </w:p>
    <w:p w14:paraId="3B9B92B2" w14:textId="77777777" w:rsidR="0099408E" w:rsidRDefault="0099408E" w:rsidP="0099408E">
      <w:pPr>
        <w:spacing w:after="0"/>
      </w:pPr>
      <w:r>
        <w:t xml:space="preserve">          i--;</w:t>
      </w:r>
    </w:p>
    <w:p w14:paraId="5A5777DA" w14:textId="77777777" w:rsidR="0099408E" w:rsidRDefault="0099408E" w:rsidP="0099408E">
      <w:pPr>
        <w:spacing w:after="0"/>
      </w:pPr>
      <w:r>
        <w:t xml:space="preserve">        }</w:t>
      </w:r>
    </w:p>
    <w:p w14:paraId="689DC115" w14:textId="77777777" w:rsidR="0099408E" w:rsidRDefault="0099408E" w:rsidP="0099408E">
      <w:pPr>
        <w:spacing w:after="0"/>
      </w:pPr>
      <w:r>
        <w:t xml:space="preserve">        else{</w:t>
      </w:r>
    </w:p>
    <w:p w14:paraId="07052922" w14:textId="77777777" w:rsidR="0099408E" w:rsidRDefault="0099408E" w:rsidP="0099408E">
      <w:pPr>
        <w:spacing w:after="0"/>
      </w:pPr>
      <w:r>
        <w:t xml:space="preserve">          ledState = SUNRISE_IDLE;</w:t>
      </w:r>
    </w:p>
    <w:p w14:paraId="6C07C368" w14:textId="77777777" w:rsidR="0099408E" w:rsidRDefault="0099408E" w:rsidP="0099408E">
      <w:pPr>
        <w:spacing w:after="0"/>
      </w:pPr>
      <w:r>
        <w:t xml:space="preserve">          i = 0;</w:t>
      </w:r>
    </w:p>
    <w:p w14:paraId="00E0669E" w14:textId="77777777" w:rsidR="0099408E" w:rsidRDefault="0099408E" w:rsidP="0099408E">
      <w:pPr>
        <w:spacing w:after="0"/>
      </w:pPr>
      <w:r>
        <w:t xml:space="preserve">        }</w:t>
      </w:r>
    </w:p>
    <w:p w14:paraId="3BCD7C5D" w14:textId="77777777" w:rsidR="0099408E" w:rsidRDefault="0099408E" w:rsidP="0099408E">
      <w:pPr>
        <w:spacing w:after="0"/>
      </w:pPr>
      <w:r>
        <w:t xml:space="preserve">      }</w:t>
      </w:r>
    </w:p>
    <w:p w14:paraId="5528C1C5" w14:textId="77777777" w:rsidR="0099408E" w:rsidRDefault="0099408E" w:rsidP="0099408E">
      <w:pPr>
        <w:spacing w:after="0"/>
      </w:pPr>
      <w:r>
        <w:t xml:space="preserve">      break;</w:t>
      </w:r>
    </w:p>
    <w:p w14:paraId="179E7A89" w14:textId="77777777" w:rsidR="0099408E" w:rsidRDefault="0099408E" w:rsidP="0099408E">
      <w:pPr>
        <w:spacing w:after="0"/>
      </w:pPr>
      <w:r>
        <w:t xml:space="preserve">/*------------------MOONSET_INITIALIZING------------------*/ </w:t>
      </w:r>
    </w:p>
    <w:p w14:paraId="35CF96B0" w14:textId="77777777" w:rsidR="0099408E" w:rsidRDefault="0099408E" w:rsidP="0099408E">
      <w:pPr>
        <w:spacing w:after="0"/>
      </w:pPr>
      <w:r>
        <w:t xml:space="preserve">    case MOONSET_INIT:</w:t>
      </w:r>
    </w:p>
    <w:p w14:paraId="77D4AB43" w14:textId="77777777" w:rsidR="0099408E" w:rsidRDefault="0099408E" w:rsidP="0099408E">
      <w:pPr>
        <w:spacing w:after="0"/>
      </w:pPr>
      <w:r>
        <w:t xml:space="preserve">      i = 0;</w:t>
      </w:r>
    </w:p>
    <w:p w14:paraId="34BB1490" w14:textId="77777777" w:rsidR="0099408E" w:rsidRDefault="0099408E" w:rsidP="0099408E">
      <w:pPr>
        <w:spacing w:after="0"/>
      </w:pPr>
      <w:r>
        <w:t xml:space="preserve">      timer = millis();</w:t>
      </w:r>
    </w:p>
    <w:p w14:paraId="0810AF75" w14:textId="77777777" w:rsidR="0099408E" w:rsidRDefault="0099408E" w:rsidP="0099408E">
      <w:pPr>
        <w:spacing w:after="0"/>
      </w:pPr>
      <w:r>
        <w:t xml:space="preserve">      ledState = MOONSET;</w:t>
      </w:r>
    </w:p>
    <w:p w14:paraId="0327D880" w14:textId="77777777" w:rsidR="0099408E" w:rsidRDefault="0099408E" w:rsidP="0099408E">
      <w:pPr>
        <w:spacing w:after="0"/>
      </w:pPr>
      <w:r>
        <w:t xml:space="preserve">      analogWrite(R, 0);                    //0</w:t>
      </w:r>
    </w:p>
    <w:p w14:paraId="2AA9546F" w14:textId="77777777" w:rsidR="0099408E" w:rsidRDefault="0099408E" w:rsidP="0099408E">
      <w:pPr>
        <w:spacing w:after="0"/>
      </w:pPr>
      <w:r>
        <w:t xml:space="preserve">      break;</w:t>
      </w:r>
    </w:p>
    <w:p w14:paraId="3D18E711" w14:textId="77777777" w:rsidR="0099408E" w:rsidRDefault="0099408E" w:rsidP="0099408E">
      <w:pPr>
        <w:spacing w:after="0"/>
      </w:pPr>
      <w:r>
        <w:t xml:space="preserve">    case MOONSET:</w:t>
      </w:r>
    </w:p>
    <w:p w14:paraId="7F653F41" w14:textId="77777777" w:rsidR="0099408E" w:rsidRDefault="0099408E" w:rsidP="0099408E">
      <w:pPr>
        <w:spacing w:after="0"/>
      </w:pPr>
      <w:r>
        <w:t xml:space="preserve">      if((millis() - timer) &gt;= ((moonsetDelay*60000)/60)){</w:t>
      </w:r>
    </w:p>
    <w:p w14:paraId="6A3896C6" w14:textId="77777777" w:rsidR="0099408E" w:rsidRDefault="0099408E" w:rsidP="0099408E">
      <w:pPr>
        <w:spacing w:after="0"/>
      </w:pPr>
      <w:r>
        <w:t xml:space="preserve">        timer = millis();</w:t>
      </w:r>
    </w:p>
    <w:p w14:paraId="17FD1501" w14:textId="77777777" w:rsidR="0099408E" w:rsidRDefault="0099408E" w:rsidP="0099408E">
      <w:pPr>
        <w:spacing w:after="0"/>
      </w:pPr>
      <w:r>
        <w:t xml:space="preserve">        analogWrite(G, i/2);                //0-30</w:t>
      </w:r>
    </w:p>
    <w:p w14:paraId="631B907E" w14:textId="77777777" w:rsidR="0099408E" w:rsidRDefault="0099408E" w:rsidP="0099408E">
      <w:pPr>
        <w:spacing w:after="0"/>
      </w:pPr>
      <w:r>
        <w:t xml:space="preserve">        analogWrite(B, i);                  //0-60</w:t>
      </w:r>
    </w:p>
    <w:p w14:paraId="33831667" w14:textId="77777777" w:rsidR="0099408E" w:rsidRDefault="0099408E" w:rsidP="0099408E">
      <w:pPr>
        <w:spacing w:after="0"/>
      </w:pPr>
      <w:r>
        <w:t xml:space="preserve">        if(i &lt; 60){</w:t>
      </w:r>
    </w:p>
    <w:p w14:paraId="46FF4515" w14:textId="77777777" w:rsidR="0099408E" w:rsidRDefault="0099408E" w:rsidP="0099408E">
      <w:pPr>
        <w:spacing w:after="0"/>
      </w:pPr>
      <w:r>
        <w:t xml:space="preserve">          i++;</w:t>
      </w:r>
    </w:p>
    <w:p w14:paraId="4A0A2466" w14:textId="77777777" w:rsidR="0099408E" w:rsidRDefault="0099408E" w:rsidP="0099408E">
      <w:pPr>
        <w:spacing w:after="0"/>
      </w:pPr>
      <w:r>
        <w:lastRenderedPageBreak/>
        <w:t xml:space="preserve">        }</w:t>
      </w:r>
    </w:p>
    <w:p w14:paraId="02233ADE" w14:textId="77777777" w:rsidR="0099408E" w:rsidRDefault="0099408E" w:rsidP="0099408E">
      <w:pPr>
        <w:spacing w:after="0"/>
      </w:pPr>
      <w:r>
        <w:t xml:space="preserve">        else{</w:t>
      </w:r>
    </w:p>
    <w:p w14:paraId="1C961A03" w14:textId="77777777" w:rsidR="0099408E" w:rsidRDefault="0099408E" w:rsidP="0099408E">
      <w:pPr>
        <w:spacing w:after="0"/>
      </w:pPr>
      <w:r>
        <w:t xml:space="preserve">          ledState = MOONSET_IDLE;</w:t>
      </w:r>
    </w:p>
    <w:p w14:paraId="4570A3E2" w14:textId="77777777" w:rsidR="0099408E" w:rsidRDefault="0099408E" w:rsidP="0099408E">
      <w:pPr>
        <w:spacing w:after="0"/>
      </w:pPr>
      <w:r>
        <w:t xml:space="preserve">          i = 0;</w:t>
      </w:r>
    </w:p>
    <w:p w14:paraId="0D4BE7D3" w14:textId="77777777" w:rsidR="0099408E" w:rsidRDefault="0099408E" w:rsidP="0099408E">
      <w:pPr>
        <w:spacing w:after="0"/>
      </w:pPr>
      <w:r>
        <w:t xml:space="preserve">        }</w:t>
      </w:r>
    </w:p>
    <w:p w14:paraId="34095182" w14:textId="77777777" w:rsidR="0099408E" w:rsidRDefault="0099408E" w:rsidP="0099408E">
      <w:pPr>
        <w:spacing w:after="0"/>
      </w:pPr>
      <w:r>
        <w:t xml:space="preserve">      }</w:t>
      </w:r>
    </w:p>
    <w:p w14:paraId="6488C97B" w14:textId="77777777" w:rsidR="0099408E" w:rsidRDefault="0099408E" w:rsidP="0099408E">
      <w:pPr>
        <w:spacing w:after="0"/>
      </w:pPr>
      <w:r>
        <w:t xml:space="preserve">      break;</w:t>
      </w:r>
    </w:p>
    <w:p w14:paraId="6EA66B0B" w14:textId="77777777" w:rsidR="0099408E" w:rsidRDefault="0099408E" w:rsidP="0099408E">
      <w:pPr>
        <w:spacing w:after="0"/>
      </w:pPr>
      <w:r>
        <w:t xml:space="preserve">/*------------------MOONRISE_INITIALIZING------------------*/ </w:t>
      </w:r>
    </w:p>
    <w:p w14:paraId="01656C67" w14:textId="77777777" w:rsidR="0099408E" w:rsidRDefault="0099408E" w:rsidP="0099408E">
      <w:pPr>
        <w:spacing w:after="0"/>
      </w:pPr>
      <w:r>
        <w:t xml:space="preserve">    case MOONRISE_INIT:</w:t>
      </w:r>
    </w:p>
    <w:p w14:paraId="2AFC5202" w14:textId="77777777" w:rsidR="0099408E" w:rsidRDefault="0099408E" w:rsidP="0099408E">
      <w:pPr>
        <w:spacing w:after="0"/>
      </w:pPr>
      <w:r>
        <w:t xml:space="preserve">      i = 60;</w:t>
      </w:r>
    </w:p>
    <w:p w14:paraId="2CE2DF1C" w14:textId="77777777" w:rsidR="0099408E" w:rsidRDefault="0099408E" w:rsidP="0099408E">
      <w:pPr>
        <w:spacing w:after="0"/>
      </w:pPr>
      <w:r>
        <w:t xml:space="preserve">      timer = millis();</w:t>
      </w:r>
    </w:p>
    <w:p w14:paraId="169605FC" w14:textId="77777777" w:rsidR="0099408E" w:rsidRDefault="0099408E" w:rsidP="0099408E">
      <w:pPr>
        <w:spacing w:after="0"/>
      </w:pPr>
      <w:r>
        <w:t xml:space="preserve">      ledState = MOONRISE;</w:t>
      </w:r>
    </w:p>
    <w:p w14:paraId="14705759" w14:textId="77777777" w:rsidR="0099408E" w:rsidRDefault="0099408E" w:rsidP="0099408E">
      <w:pPr>
        <w:spacing w:after="0"/>
      </w:pPr>
      <w:r>
        <w:t xml:space="preserve">      analogWrite(R, 0);                    //0</w:t>
      </w:r>
    </w:p>
    <w:p w14:paraId="34D3B568" w14:textId="77777777" w:rsidR="0099408E" w:rsidRDefault="0099408E" w:rsidP="0099408E">
      <w:pPr>
        <w:spacing w:after="0"/>
      </w:pPr>
      <w:r>
        <w:t xml:space="preserve">      break;</w:t>
      </w:r>
    </w:p>
    <w:p w14:paraId="38E31E3A" w14:textId="77777777" w:rsidR="0099408E" w:rsidRDefault="0099408E" w:rsidP="0099408E">
      <w:pPr>
        <w:spacing w:after="0"/>
      </w:pPr>
      <w:r>
        <w:t xml:space="preserve">    case MOONRISE:</w:t>
      </w:r>
    </w:p>
    <w:p w14:paraId="7C0B652E" w14:textId="77777777" w:rsidR="0099408E" w:rsidRDefault="0099408E" w:rsidP="0099408E">
      <w:pPr>
        <w:spacing w:after="0"/>
      </w:pPr>
      <w:r>
        <w:t xml:space="preserve">      if((millis() - timer) &gt;= ((moonriseDelay*60000)/60)){</w:t>
      </w:r>
    </w:p>
    <w:p w14:paraId="5C359098" w14:textId="77777777" w:rsidR="0099408E" w:rsidRDefault="0099408E" w:rsidP="0099408E">
      <w:pPr>
        <w:spacing w:after="0"/>
      </w:pPr>
      <w:r>
        <w:t xml:space="preserve">        timer = millis();</w:t>
      </w:r>
    </w:p>
    <w:p w14:paraId="0DF8ECDD" w14:textId="77777777" w:rsidR="0099408E" w:rsidRDefault="0099408E" w:rsidP="0099408E">
      <w:pPr>
        <w:spacing w:after="0"/>
      </w:pPr>
      <w:r>
        <w:t xml:space="preserve">        analogWrite(G, i/2);                //30-0</w:t>
      </w:r>
    </w:p>
    <w:p w14:paraId="21A3A55E" w14:textId="77777777" w:rsidR="0099408E" w:rsidRDefault="0099408E" w:rsidP="0099408E">
      <w:pPr>
        <w:spacing w:after="0"/>
      </w:pPr>
      <w:r>
        <w:t xml:space="preserve">        analogWrite(B, i);                  //60-0</w:t>
      </w:r>
    </w:p>
    <w:p w14:paraId="1E0BBAC7" w14:textId="77777777" w:rsidR="0099408E" w:rsidRDefault="0099408E" w:rsidP="0099408E">
      <w:pPr>
        <w:spacing w:after="0"/>
      </w:pPr>
      <w:r>
        <w:t xml:space="preserve">        if(i &gt; 0){</w:t>
      </w:r>
    </w:p>
    <w:p w14:paraId="43091D8A" w14:textId="77777777" w:rsidR="0099408E" w:rsidRDefault="0099408E" w:rsidP="0099408E">
      <w:pPr>
        <w:spacing w:after="0"/>
      </w:pPr>
      <w:r>
        <w:t xml:space="preserve">          i--;</w:t>
      </w:r>
    </w:p>
    <w:p w14:paraId="4FBF0848" w14:textId="77777777" w:rsidR="0099408E" w:rsidRDefault="0099408E" w:rsidP="0099408E">
      <w:pPr>
        <w:spacing w:after="0"/>
      </w:pPr>
      <w:r>
        <w:t xml:space="preserve">        }</w:t>
      </w:r>
    </w:p>
    <w:p w14:paraId="6EAD8121" w14:textId="77777777" w:rsidR="0099408E" w:rsidRDefault="0099408E" w:rsidP="0099408E">
      <w:pPr>
        <w:spacing w:after="0"/>
      </w:pPr>
      <w:r>
        <w:t xml:space="preserve">        else{</w:t>
      </w:r>
    </w:p>
    <w:p w14:paraId="113FBA10" w14:textId="77777777" w:rsidR="0099408E" w:rsidRDefault="0099408E" w:rsidP="0099408E">
      <w:pPr>
        <w:spacing w:after="0"/>
      </w:pPr>
      <w:r>
        <w:t xml:space="preserve">          ledState = MOONRISE_IDLE;</w:t>
      </w:r>
    </w:p>
    <w:p w14:paraId="54D1C104" w14:textId="77777777" w:rsidR="0099408E" w:rsidRDefault="0099408E" w:rsidP="0099408E">
      <w:pPr>
        <w:spacing w:after="0"/>
      </w:pPr>
      <w:r>
        <w:t xml:space="preserve">          i = 0;</w:t>
      </w:r>
    </w:p>
    <w:p w14:paraId="0DE6A20E" w14:textId="77777777" w:rsidR="0099408E" w:rsidRDefault="0099408E" w:rsidP="0099408E">
      <w:pPr>
        <w:spacing w:after="0"/>
      </w:pPr>
      <w:r>
        <w:t xml:space="preserve">        }</w:t>
      </w:r>
    </w:p>
    <w:p w14:paraId="63E3A044" w14:textId="77777777" w:rsidR="0099408E" w:rsidRDefault="0099408E" w:rsidP="0099408E">
      <w:pPr>
        <w:spacing w:after="0"/>
      </w:pPr>
      <w:r>
        <w:t xml:space="preserve">      }</w:t>
      </w:r>
    </w:p>
    <w:p w14:paraId="2E883ED9" w14:textId="77777777" w:rsidR="0099408E" w:rsidRDefault="0099408E" w:rsidP="0099408E">
      <w:pPr>
        <w:spacing w:after="0"/>
      </w:pPr>
      <w:r>
        <w:t xml:space="preserve">      break;</w:t>
      </w:r>
    </w:p>
    <w:p w14:paraId="3BDFE51F" w14:textId="77777777" w:rsidR="0099408E" w:rsidRDefault="0099408E" w:rsidP="0099408E">
      <w:pPr>
        <w:spacing w:after="0"/>
      </w:pPr>
      <w:r>
        <w:t xml:space="preserve">      </w:t>
      </w:r>
    </w:p>
    <w:p w14:paraId="1765AB62" w14:textId="77777777" w:rsidR="0099408E" w:rsidRDefault="0099408E" w:rsidP="0099408E">
      <w:pPr>
        <w:spacing w:after="0"/>
      </w:pPr>
      <w:r>
        <w:t xml:space="preserve">    default:</w:t>
      </w:r>
    </w:p>
    <w:p w14:paraId="326C8F44" w14:textId="77777777" w:rsidR="0099408E" w:rsidRDefault="0099408E" w:rsidP="0099408E">
      <w:pPr>
        <w:spacing w:after="0"/>
      </w:pPr>
      <w:r>
        <w:t xml:space="preserve">      i = 0;</w:t>
      </w:r>
    </w:p>
    <w:p w14:paraId="09C0F42E" w14:textId="77777777" w:rsidR="0099408E" w:rsidRDefault="0099408E" w:rsidP="0099408E">
      <w:pPr>
        <w:spacing w:after="0"/>
      </w:pPr>
      <w:r>
        <w:t xml:space="preserve">      break;</w:t>
      </w:r>
    </w:p>
    <w:p w14:paraId="4A643F55" w14:textId="77777777" w:rsidR="0099408E" w:rsidRDefault="0099408E" w:rsidP="0099408E">
      <w:pPr>
        <w:spacing w:after="0"/>
      </w:pPr>
      <w:r>
        <w:t xml:space="preserve">  }</w:t>
      </w:r>
    </w:p>
    <w:p w14:paraId="02DE89AF" w14:textId="77777777" w:rsidR="0099408E" w:rsidRDefault="0099408E" w:rsidP="0099408E">
      <w:pPr>
        <w:spacing w:after="0"/>
      </w:pPr>
      <w:r>
        <w:t>}</w:t>
      </w:r>
    </w:p>
    <w:p w14:paraId="667CF89B" w14:textId="7AE3A83F" w:rsidR="0099408E" w:rsidRDefault="0099408E" w:rsidP="0099408E">
      <w:pPr>
        <w:jc w:val="both"/>
      </w:pPr>
    </w:p>
    <w:p w14:paraId="0ABA6370" w14:textId="2B857E8E" w:rsidR="0099408E" w:rsidRDefault="0099408E">
      <w:r>
        <w:br w:type="page"/>
      </w:r>
    </w:p>
    <w:p w14:paraId="02F3CEE2" w14:textId="5BCD1A76" w:rsidR="0099408E" w:rsidRPr="0090193A" w:rsidRDefault="0099408E" w:rsidP="0090193A">
      <w:pPr>
        <w:rPr>
          <w:b/>
          <w:sz w:val="28"/>
        </w:rPr>
      </w:pPr>
      <w:r w:rsidRPr="0090193A">
        <w:rPr>
          <w:b/>
          <w:sz w:val="28"/>
        </w:rPr>
        <w:lastRenderedPageBreak/>
        <w:t>PŘÍLOHA Č. 2</w:t>
      </w:r>
    </w:p>
    <w:sectPr w:rsidR="0099408E" w:rsidRPr="0090193A" w:rsidSect="008E01B0">
      <w:footerReference w:type="defaul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287A7F" w14:textId="77777777" w:rsidR="00B94258" w:rsidRDefault="00B94258" w:rsidP="00A26709">
      <w:pPr>
        <w:spacing w:after="0" w:line="240" w:lineRule="auto"/>
      </w:pPr>
      <w:r>
        <w:separator/>
      </w:r>
    </w:p>
  </w:endnote>
  <w:endnote w:type="continuationSeparator" w:id="0">
    <w:p w14:paraId="515C8915" w14:textId="77777777" w:rsidR="00B94258" w:rsidRDefault="00B94258" w:rsidP="00A267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TimesNewRoman"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D5D4F3" w14:textId="78B6C973" w:rsidR="002610BC" w:rsidRDefault="002610BC">
    <w:pPr>
      <w:pStyle w:val="Zpat"/>
      <w:jc w:val="center"/>
    </w:pPr>
  </w:p>
  <w:p w14:paraId="7DD5D4F4" w14:textId="77777777" w:rsidR="002610BC" w:rsidRDefault="002610BC">
    <w:pPr>
      <w:pStyle w:val="Zpa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76659402"/>
      <w:docPartObj>
        <w:docPartGallery w:val="Page Numbers (Bottom of Page)"/>
        <w:docPartUnique/>
      </w:docPartObj>
    </w:sdtPr>
    <w:sdtContent>
      <w:p w14:paraId="13D17EC8" w14:textId="0D373606" w:rsidR="002610BC" w:rsidRDefault="002610BC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61B5">
          <w:rPr>
            <w:noProof/>
          </w:rPr>
          <w:t>21</w:t>
        </w:r>
        <w:r>
          <w:fldChar w:fldCharType="end"/>
        </w:r>
      </w:p>
    </w:sdtContent>
  </w:sdt>
  <w:p w14:paraId="164BFF79" w14:textId="77777777" w:rsidR="002610BC" w:rsidRDefault="002610BC">
    <w:pPr>
      <w:pStyle w:val="Zpa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A63299" w14:textId="781EFA44" w:rsidR="002610BC" w:rsidRDefault="002610BC">
    <w:pPr>
      <w:pStyle w:val="Zpat"/>
      <w:jc w:val="center"/>
    </w:pPr>
  </w:p>
  <w:p w14:paraId="0AEFCF8C" w14:textId="77777777" w:rsidR="002610BC" w:rsidRDefault="002610BC">
    <w:pPr>
      <w:pStyle w:val="Zpa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D00D7A" w14:textId="77777777" w:rsidR="00B94258" w:rsidRDefault="00B94258" w:rsidP="00A26709">
      <w:pPr>
        <w:spacing w:after="0" w:line="240" w:lineRule="auto"/>
      </w:pPr>
      <w:r>
        <w:separator/>
      </w:r>
    </w:p>
  </w:footnote>
  <w:footnote w:type="continuationSeparator" w:id="0">
    <w:p w14:paraId="30A5A8EA" w14:textId="77777777" w:rsidR="00B94258" w:rsidRDefault="00B94258" w:rsidP="00A267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7B3D2F"/>
    <w:multiLevelType w:val="multilevel"/>
    <w:tmpl w:val="6E84184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75A28BA"/>
    <w:multiLevelType w:val="hybridMultilevel"/>
    <w:tmpl w:val="2B500C48"/>
    <w:lvl w:ilvl="0" w:tplc="3CB2F9E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2197B"/>
    <w:multiLevelType w:val="hybridMultilevel"/>
    <w:tmpl w:val="EBACC0B4"/>
    <w:lvl w:ilvl="0" w:tplc="0405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B37439"/>
    <w:multiLevelType w:val="multilevel"/>
    <w:tmpl w:val="DEB8B6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8D84504"/>
    <w:multiLevelType w:val="hybridMultilevel"/>
    <w:tmpl w:val="D5E6770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500FAC"/>
    <w:multiLevelType w:val="multilevel"/>
    <w:tmpl w:val="B4A804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C9A5C4E"/>
    <w:multiLevelType w:val="multilevel"/>
    <w:tmpl w:val="7522076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FB02D0F"/>
    <w:multiLevelType w:val="hybridMultilevel"/>
    <w:tmpl w:val="BB763F1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711039"/>
    <w:multiLevelType w:val="multilevel"/>
    <w:tmpl w:val="0B4E3392"/>
    <w:lvl w:ilvl="0">
      <w:start w:val="1"/>
      <w:numFmt w:val="decimal"/>
      <w:lvlText w:val="[%1]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423733"/>
    <w:multiLevelType w:val="multilevel"/>
    <w:tmpl w:val="F2B003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5A566F5E"/>
    <w:multiLevelType w:val="multilevel"/>
    <w:tmpl w:val="D558123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60223673"/>
    <w:multiLevelType w:val="multilevel"/>
    <w:tmpl w:val="7522076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651D4AF9"/>
    <w:multiLevelType w:val="hybridMultilevel"/>
    <w:tmpl w:val="0B365B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647956"/>
    <w:multiLevelType w:val="hybridMultilevel"/>
    <w:tmpl w:val="2FD2E2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085C8B"/>
    <w:multiLevelType w:val="multilevel"/>
    <w:tmpl w:val="0B4E3392"/>
    <w:lvl w:ilvl="0">
      <w:start w:val="1"/>
      <w:numFmt w:val="decimal"/>
      <w:lvlText w:val="[%1]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027FA5"/>
    <w:multiLevelType w:val="hybridMultilevel"/>
    <w:tmpl w:val="683ADE0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CE41B5"/>
    <w:multiLevelType w:val="hybridMultilevel"/>
    <w:tmpl w:val="7A2A1A8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8B36DB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D6D0508"/>
    <w:multiLevelType w:val="multilevel"/>
    <w:tmpl w:val="71B826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15"/>
  </w:num>
  <w:num w:numId="3">
    <w:abstractNumId w:val="4"/>
  </w:num>
  <w:num w:numId="4">
    <w:abstractNumId w:val="7"/>
  </w:num>
  <w:num w:numId="5">
    <w:abstractNumId w:val="16"/>
  </w:num>
  <w:num w:numId="6">
    <w:abstractNumId w:val="1"/>
  </w:num>
  <w:num w:numId="7">
    <w:abstractNumId w:val="12"/>
  </w:num>
  <w:num w:numId="8">
    <w:abstractNumId w:val="13"/>
  </w:num>
  <w:num w:numId="9">
    <w:abstractNumId w:val="18"/>
  </w:num>
  <w:num w:numId="10">
    <w:abstractNumId w:val="14"/>
  </w:num>
  <w:num w:numId="11">
    <w:abstractNumId w:val="8"/>
  </w:num>
  <w:num w:numId="12">
    <w:abstractNumId w:val="5"/>
  </w:num>
  <w:num w:numId="13">
    <w:abstractNumId w:val="17"/>
  </w:num>
  <w:num w:numId="14">
    <w:abstractNumId w:val="9"/>
  </w:num>
  <w:num w:numId="15">
    <w:abstractNumId w:val="11"/>
  </w:num>
  <w:num w:numId="16">
    <w:abstractNumId w:val="3"/>
  </w:num>
  <w:num w:numId="17">
    <w:abstractNumId w:val="6"/>
  </w:num>
  <w:num w:numId="18">
    <w:abstractNumId w:val="10"/>
  </w:num>
  <w:num w:numId="19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brejcmic">
    <w15:presenceInfo w15:providerId="None" w15:userId="brejcmi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grammar="clean"/>
  <w:trackRevisio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699"/>
    <w:rsid w:val="0000734F"/>
    <w:rsid w:val="00011DDB"/>
    <w:rsid w:val="00020607"/>
    <w:rsid w:val="0002234A"/>
    <w:rsid w:val="000431EC"/>
    <w:rsid w:val="00074368"/>
    <w:rsid w:val="00093B41"/>
    <w:rsid w:val="00093E91"/>
    <w:rsid w:val="000B4EA9"/>
    <w:rsid w:val="000F3699"/>
    <w:rsid w:val="00126A3F"/>
    <w:rsid w:val="001543D4"/>
    <w:rsid w:val="00165C10"/>
    <w:rsid w:val="00172F28"/>
    <w:rsid w:val="0018023C"/>
    <w:rsid w:val="0018030E"/>
    <w:rsid w:val="001834E7"/>
    <w:rsid w:val="001A27AC"/>
    <w:rsid w:val="001F5247"/>
    <w:rsid w:val="001F6C8D"/>
    <w:rsid w:val="002001B7"/>
    <w:rsid w:val="00221578"/>
    <w:rsid w:val="00221AFE"/>
    <w:rsid w:val="00235D03"/>
    <w:rsid w:val="002610BC"/>
    <w:rsid w:val="002739B8"/>
    <w:rsid w:val="00292E58"/>
    <w:rsid w:val="002A1761"/>
    <w:rsid w:val="002D0581"/>
    <w:rsid w:val="003006F8"/>
    <w:rsid w:val="00311BFA"/>
    <w:rsid w:val="00362442"/>
    <w:rsid w:val="00382EE9"/>
    <w:rsid w:val="003B1E42"/>
    <w:rsid w:val="003F0A81"/>
    <w:rsid w:val="00400B7E"/>
    <w:rsid w:val="00413EAF"/>
    <w:rsid w:val="00421097"/>
    <w:rsid w:val="004458FD"/>
    <w:rsid w:val="00454803"/>
    <w:rsid w:val="00455ADB"/>
    <w:rsid w:val="00473159"/>
    <w:rsid w:val="0048397A"/>
    <w:rsid w:val="004A4437"/>
    <w:rsid w:val="00547A0A"/>
    <w:rsid w:val="00553DBC"/>
    <w:rsid w:val="00567B39"/>
    <w:rsid w:val="00587FAF"/>
    <w:rsid w:val="0059483B"/>
    <w:rsid w:val="005C2F08"/>
    <w:rsid w:val="005D318E"/>
    <w:rsid w:val="006514D1"/>
    <w:rsid w:val="0065155A"/>
    <w:rsid w:val="00660B93"/>
    <w:rsid w:val="00676A6F"/>
    <w:rsid w:val="006A6EE6"/>
    <w:rsid w:val="006C6C1A"/>
    <w:rsid w:val="00713D3A"/>
    <w:rsid w:val="00720888"/>
    <w:rsid w:val="00732E3D"/>
    <w:rsid w:val="007361B5"/>
    <w:rsid w:val="00753507"/>
    <w:rsid w:val="00767141"/>
    <w:rsid w:val="00770081"/>
    <w:rsid w:val="00776750"/>
    <w:rsid w:val="00776965"/>
    <w:rsid w:val="0079417D"/>
    <w:rsid w:val="007B4929"/>
    <w:rsid w:val="007B695B"/>
    <w:rsid w:val="007F040B"/>
    <w:rsid w:val="00811B49"/>
    <w:rsid w:val="008455AA"/>
    <w:rsid w:val="00845AF4"/>
    <w:rsid w:val="00851254"/>
    <w:rsid w:val="00863B63"/>
    <w:rsid w:val="008721E4"/>
    <w:rsid w:val="00887379"/>
    <w:rsid w:val="008A2163"/>
    <w:rsid w:val="008E01B0"/>
    <w:rsid w:val="008E1A39"/>
    <w:rsid w:val="008F5272"/>
    <w:rsid w:val="0090193A"/>
    <w:rsid w:val="00914293"/>
    <w:rsid w:val="009313BA"/>
    <w:rsid w:val="00935FE2"/>
    <w:rsid w:val="009422C2"/>
    <w:rsid w:val="009547B8"/>
    <w:rsid w:val="009571A2"/>
    <w:rsid w:val="00963392"/>
    <w:rsid w:val="0097726C"/>
    <w:rsid w:val="00987267"/>
    <w:rsid w:val="00991B9A"/>
    <w:rsid w:val="0099408E"/>
    <w:rsid w:val="009C35B5"/>
    <w:rsid w:val="00A0542F"/>
    <w:rsid w:val="00A245DC"/>
    <w:rsid w:val="00A26709"/>
    <w:rsid w:val="00A4702C"/>
    <w:rsid w:val="00A602BE"/>
    <w:rsid w:val="00A67CA1"/>
    <w:rsid w:val="00A719F2"/>
    <w:rsid w:val="00AF1DA7"/>
    <w:rsid w:val="00AF25FB"/>
    <w:rsid w:val="00B130EB"/>
    <w:rsid w:val="00B87DBE"/>
    <w:rsid w:val="00B94258"/>
    <w:rsid w:val="00B94EAB"/>
    <w:rsid w:val="00BA1464"/>
    <w:rsid w:val="00BA269A"/>
    <w:rsid w:val="00BA4451"/>
    <w:rsid w:val="00BB2E91"/>
    <w:rsid w:val="00BE0F56"/>
    <w:rsid w:val="00BF7E0F"/>
    <w:rsid w:val="00C02CE9"/>
    <w:rsid w:val="00C02ED6"/>
    <w:rsid w:val="00C302C5"/>
    <w:rsid w:val="00CF1B84"/>
    <w:rsid w:val="00D12C42"/>
    <w:rsid w:val="00D12EE9"/>
    <w:rsid w:val="00D42152"/>
    <w:rsid w:val="00D5166B"/>
    <w:rsid w:val="00D753E7"/>
    <w:rsid w:val="00D75CB6"/>
    <w:rsid w:val="00D942EA"/>
    <w:rsid w:val="00DA569B"/>
    <w:rsid w:val="00DB015E"/>
    <w:rsid w:val="00DC6905"/>
    <w:rsid w:val="00E27950"/>
    <w:rsid w:val="00E623EA"/>
    <w:rsid w:val="00E72674"/>
    <w:rsid w:val="00E85F2F"/>
    <w:rsid w:val="00EC6837"/>
    <w:rsid w:val="00EE3CFD"/>
    <w:rsid w:val="00EE60ED"/>
    <w:rsid w:val="00EF6B2F"/>
    <w:rsid w:val="00EF7424"/>
    <w:rsid w:val="00F10E6B"/>
    <w:rsid w:val="00F16708"/>
    <w:rsid w:val="00F51E74"/>
    <w:rsid w:val="00F63B72"/>
    <w:rsid w:val="00F6599E"/>
    <w:rsid w:val="00F73AF6"/>
    <w:rsid w:val="00F818E5"/>
    <w:rsid w:val="00FA13C4"/>
    <w:rsid w:val="00FB5C4E"/>
    <w:rsid w:val="00FB659D"/>
    <w:rsid w:val="00FC3AEC"/>
    <w:rsid w:val="00FE6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5D3FC"/>
  <w15:chartTrackingRefBased/>
  <w15:docId w15:val="{516FA3D3-A132-425D-9083-3BB5F77A5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0F36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0F36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0F36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9571A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0F36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0F369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0F369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9571A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Odstavecseseznamem">
    <w:name w:val="List Paragraph"/>
    <w:basedOn w:val="Normln"/>
    <w:uiPriority w:val="34"/>
    <w:qFormat/>
    <w:rsid w:val="009571A2"/>
    <w:pPr>
      <w:ind w:left="720"/>
      <w:contextualSpacing/>
    </w:pPr>
  </w:style>
  <w:style w:type="paragraph" w:styleId="Nadpisobsahu">
    <w:name w:val="TOC Heading"/>
    <w:basedOn w:val="Nadpis1"/>
    <w:next w:val="Normln"/>
    <w:uiPriority w:val="39"/>
    <w:unhideWhenUsed/>
    <w:qFormat/>
    <w:rsid w:val="00A2670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020607"/>
    <w:pPr>
      <w:tabs>
        <w:tab w:val="left" w:pos="284"/>
        <w:tab w:val="right" w:leader="dot" w:pos="9062"/>
      </w:tabs>
      <w:spacing w:after="0" w:line="360" w:lineRule="auto"/>
    </w:pPr>
  </w:style>
  <w:style w:type="paragraph" w:styleId="Obsah2">
    <w:name w:val="toc 2"/>
    <w:basedOn w:val="Normln"/>
    <w:next w:val="Normln"/>
    <w:autoRedefine/>
    <w:uiPriority w:val="39"/>
    <w:unhideWhenUsed/>
    <w:rsid w:val="00020607"/>
    <w:pPr>
      <w:tabs>
        <w:tab w:val="left" w:pos="567"/>
        <w:tab w:val="right" w:leader="dot" w:pos="9062"/>
      </w:tabs>
      <w:spacing w:after="0" w:line="360" w:lineRule="auto"/>
      <w:ind w:left="221"/>
    </w:pPr>
  </w:style>
  <w:style w:type="paragraph" w:styleId="Obsah3">
    <w:name w:val="toc 3"/>
    <w:basedOn w:val="Normln"/>
    <w:next w:val="Normln"/>
    <w:autoRedefine/>
    <w:uiPriority w:val="39"/>
    <w:unhideWhenUsed/>
    <w:rsid w:val="001834E7"/>
    <w:pPr>
      <w:tabs>
        <w:tab w:val="left" w:pos="993"/>
        <w:tab w:val="right" w:leader="dot" w:pos="9062"/>
      </w:tabs>
      <w:spacing w:after="100" w:line="360" w:lineRule="auto"/>
      <w:ind w:left="442"/>
    </w:pPr>
  </w:style>
  <w:style w:type="character" w:styleId="Hypertextovodkaz">
    <w:name w:val="Hyperlink"/>
    <w:basedOn w:val="Standardnpsmoodstavce"/>
    <w:uiPriority w:val="99"/>
    <w:unhideWhenUsed/>
    <w:rsid w:val="00A26709"/>
    <w:rPr>
      <w:color w:val="0563C1" w:themeColor="hyperlink"/>
      <w:u w:val="single"/>
    </w:rPr>
  </w:style>
  <w:style w:type="paragraph" w:styleId="Zhlav">
    <w:name w:val="header"/>
    <w:basedOn w:val="Normln"/>
    <w:link w:val="ZhlavChar"/>
    <w:uiPriority w:val="99"/>
    <w:unhideWhenUsed/>
    <w:rsid w:val="00A2670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A26709"/>
  </w:style>
  <w:style w:type="paragraph" w:styleId="Zpat">
    <w:name w:val="footer"/>
    <w:basedOn w:val="Normln"/>
    <w:link w:val="ZpatChar"/>
    <w:uiPriority w:val="99"/>
    <w:unhideWhenUsed/>
    <w:rsid w:val="00A2670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26709"/>
  </w:style>
  <w:style w:type="character" w:styleId="Zstupntext">
    <w:name w:val="Placeholder Text"/>
    <w:basedOn w:val="Standardnpsmoodstavce"/>
    <w:uiPriority w:val="99"/>
    <w:semiHidden/>
    <w:rsid w:val="004458FD"/>
    <w:rPr>
      <w:color w:val="808080"/>
    </w:rPr>
  </w:style>
  <w:style w:type="paragraph" w:styleId="Nzev">
    <w:name w:val="Title"/>
    <w:basedOn w:val="Normln"/>
    <w:next w:val="Normln"/>
    <w:link w:val="NzevChar"/>
    <w:uiPriority w:val="10"/>
    <w:qFormat/>
    <w:rsid w:val="00A0542F"/>
    <w:pPr>
      <w:spacing w:after="0" w:line="240" w:lineRule="auto"/>
      <w:contextualSpacing/>
    </w:pPr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A0542F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customStyle="1" w:styleId="Zptenadresa">
    <w:name w:val="Zpáteční adresa"/>
    <w:basedOn w:val="Normln"/>
    <w:rsid w:val="00A0542F"/>
    <w:pPr>
      <w:keepLines/>
      <w:framePr w:w="4320" w:h="965" w:hSpace="187" w:vSpace="187" w:wrap="notBeside" w:vAnchor="page" w:hAnchor="margin" w:xAlign="right" w:y="966" w:anchorLock="1"/>
      <w:tabs>
        <w:tab w:val="left" w:pos="2160"/>
      </w:tabs>
      <w:spacing w:after="0" w:line="160" w:lineRule="atLeast"/>
    </w:pPr>
    <w:rPr>
      <w:rFonts w:ascii="Arial" w:eastAsia="Times New Roman" w:hAnsi="Arial" w:cs="Times New Roman"/>
      <w:sz w:val="14"/>
      <w:szCs w:val="20"/>
    </w:rPr>
  </w:style>
  <w:style w:type="character" w:styleId="Odkaznakoment">
    <w:name w:val="annotation reference"/>
    <w:basedOn w:val="Standardnpsmoodstavce"/>
    <w:uiPriority w:val="99"/>
    <w:semiHidden/>
    <w:unhideWhenUsed/>
    <w:rsid w:val="000B4EA9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0B4EA9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0B4EA9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0B4EA9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0B4EA9"/>
    <w:rPr>
      <w:b/>
      <w:bCs/>
      <w:sz w:val="20"/>
      <w:szCs w:val="2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0B4E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0B4EA9"/>
    <w:rPr>
      <w:rFonts w:ascii="Segoe UI" w:hAnsi="Segoe UI" w:cs="Segoe UI"/>
      <w:sz w:val="18"/>
      <w:szCs w:val="18"/>
    </w:rPr>
  </w:style>
  <w:style w:type="paragraph" w:styleId="Revize">
    <w:name w:val="Revision"/>
    <w:hidden/>
    <w:uiPriority w:val="99"/>
    <w:semiHidden/>
    <w:rsid w:val="00567B39"/>
    <w:pPr>
      <w:spacing w:after="0" w:line="240" w:lineRule="auto"/>
    </w:pPr>
  </w:style>
  <w:style w:type="paragraph" w:styleId="Titulek">
    <w:name w:val="caption"/>
    <w:basedOn w:val="Normln"/>
    <w:next w:val="Normln"/>
    <w:uiPriority w:val="35"/>
    <w:unhideWhenUsed/>
    <w:qFormat/>
    <w:rsid w:val="00D942E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0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0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gif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gif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3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gif"/><Relationship Id="rId22" Type="http://schemas.openxmlformats.org/officeDocument/2006/relationships/image" Target="media/image14.png"/><Relationship Id="rId27" Type="http://schemas.openxmlformats.org/officeDocument/2006/relationships/hyperlink" Target="http://www.rostlinna-akvaria.cz/jak-vybrat-led-osvetleni-do-akvaria-147" TargetMode="Externa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955F6-ED69-4F7B-9C5E-A909118ED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40</Pages>
  <Words>7503</Words>
  <Characters>42772</Characters>
  <Application>Microsoft Office Word</Application>
  <DocSecurity>0</DocSecurity>
  <Lines>356</Lines>
  <Paragraphs>100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</dc:creator>
  <cp:keywords/>
  <dc:description/>
  <cp:lastModifiedBy>brejcmic</cp:lastModifiedBy>
  <cp:revision>14</cp:revision>
  <dcterms:created xsi:type="dcterms:W3CDTF">2016-01-03T19:35:00Z</dcterms:created>
  <dcterms:modified xsi:type="dcterms:W3CDTF">2016-01-04T12:36:00Z</dcterms:modified>
</cp:coreProperties>
</file>